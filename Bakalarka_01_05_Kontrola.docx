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B6A60" w14:textId="77777777" w:rsidR="00B03969" w:rsidRDefault="00B03969" w:rsidP="00B03969">
      <w:pPr>
        <w:spacing w:after="0" w:line="360" w:lineRule="auto"/>
        <w:jc w:val="center"/>
        <w:rPr>
          <w:rFonts w:ascii="Times New Roman" w:eastAsia="Times New Roman" w:hAnsi="Times New Roman" w:cs="Times New Roman"/>
          <w:sz w:val="44"/>
          <w:szCs w:val="44"/>
          <w:lang w:eastAsia="cs-CZ"/>
        </w:rPr>
      </w:pPr>
      <w:r w:rsidRPr="00B03969">
        <w:rPr>
          <w:rFonts w:ascii="Times New Roman" w:eastAsia="Times New Roman" w:hAnsi="Times New Roman" w:cs="Times New Roman"/>
          <w:sz w:val="44"/>
          <w:szCs w:val="44"/>
          <w:lang w:eastAsia="cs-CZ"/>
        </w:rPr>
        <w:t>Západočeská univerzita v</w:t>
      </w:r>
      <w:r>
        <w:rPr>
          <w:rFonts w:ascii="Times New Roman" w:eastAsia="Times New Roman" w:hAnsi="Times New Roman" w:cs="Times New Roman"/>
          <w:sz w:val="44"/>
          <w:szCs w:val="44"/>
          <w:lang w:eastAsia="cs-CZ"/>
        </w:rPr>
        <w:t> </w:t>
      </w:r>
      <w:r w:rsidRPr="00B03969">
        <w:rPr>
          <w:rFonts w:ascii="Times New Roman" w:eastAsia="Times New Roman" w:hAnsi="Times New Roman" w:cs="Times New Roman"/>
          <w:sz w:val="44"/>
          <w:szCs w:val="44"/>
          <w:lang w:eastAsia="cs-CZ"/>
        </w:rPr>
        <w:t>Plzni</w:t>
      </w:r>
    </w:p>
    <w:p w14:paraId="563B6A61" w14:textId="77777777" w:rsidR="00B03969" w:rsidRDefault="00B03969" w:rsidP="00B03969">
      <w:pPr>
        <w:spacing w:after="0" w:line="360" w:lineRule="auto"/>
        <w:jc w:val="center"/>
        <w:rPr>
          <w:rFonts w:ascii="Times New Roman" w:eastAsia="Times New Roman" w:hAnsi="Times New Roman" w:cs="Times New Roman"/>
          <w:sz w:val="44"/>
          <w:szCs w:val="44"/>
          <w:lang w:eastAsia="cs-CZ"/>
        </w:rPr>
      </w:pPr>
      <w:r w:rsidRPr="00B03969">
        <w:rPr>
          <w:rFonts w:ascii="Times New Roman" w:eastAsia="Times New Roman" w:hAnsi="Times New Roman" w:cs="Times New Roman"/>
          <w:sz w:val="44"/>
          <w:szCs w:val="44"/>
          <w:lang w:eastAsia="cs-CZ"/>
        </w:rPr>
        <w:t xml:space="preserve"> Fakulta aplikovaných věd </w:t>
      </w:r>
    </w:p>
    <w:p w14:paraId="563B6A62" w14:textId="77777777" w:rsidR="00B03969" w:rsidRPr="00B03969" w:rsidRDefault="00B03969" w:rsidP="00B03969">
      <w:pPr>
        <w:spacing w:after="0" w:line="360" w:lineRule="auto"/>
        <w:jc w:val="center"/>
        <w:rPr>
          <w:rFonts w:ascii="Times New Roman" w:eastAsia="Times New Roman" w:hAnsi="Times New Roman" w:cs="Times New Roman"/>
          <w:sz w:val="44"/>
          <w:szCs w:val="44"/>
          <w:lang w:eastAsia="cs-CZ"/>
        </w:rPr>
      </w:pPr>
      <w:r w:rsidRPr="00B03969">
        <w:rPr>
          <w:rFonts w:ascii="Times New Roman" w:eastAsia="Times New Roman" w:hAnsi="Times New Roman" w:cs="Times New Roman"/>
          <w:sz w:val="44"/>
          <w:szCs w:val="44"/>
          <w:lang w:eastAsia="cs-CZ"/>
        </w:rPr>
        <w:t>Katedra informatiky a výpočetní techniky</w:t>
      </w:r>
    </w:p>
    <w:p w14:paraId="563B6A63" w14:textId="77777777" w:rsidR="00B03969" w:rsidRDefault="00B03969">
      <w:pPr>
        <w:pStyle w:val="Nadpisobsahu"/>
        <w:rPr>
          <w:rFonts w:asciiTheme="minorHAnsi" w:eastAsiaTheme="minorHAnsi" w:hAnsiTheme="minorHAnsi" w:cstheme="minorBidi"/>
          <w:color w:val="auto"/>
          <w:sz w:val="22"/>
          <w:szCs w:val="22"/>
          <w:lang w:eastAsia="en-US"/>
        </w:rPr>
      </w:pPr>
    </w:p>
    <w:p w14:paraId="563B6A64" w14:textId="77777777" w:rsidR="00B03969" w:rsidRDefault="00B03969" w:rsidP="00B03969"/>
    <w:p w14:paraId="563B6A65" w14:textId="77777777" w:rsidR="00B03969" w:rsidRPr="00B03969" w:rsidRDefault="00B03969" w:rsidP="00B03969">
      <w:pPr>
        <w:jc w:val="center"/>
        <w:rPr>
          <w:b/>
          <w:sz w:val="56"/>
          <w:szCs w:val="56"/>
        </w:rPr>
      </w:pPr>
    </w:p>
    <w:p w14:paraId="563B6A66" w14:textId="77777777" w:rsidR="00B03969" w:rsidRPr="00680D3C" w:rsidRDefault="00680D3C" w:rsidP="00B03969">
      <w:pPr>
        <w:jc w:val="center"/>
        <w:rPr>
          <w:b/>
          <w:sz w:val="56"/>
          <w:szCs w:val="56"/>
        </w:rPr>
      </w:pPr>
      <w:r>
        <w:rPr>
          <w:b/>
          <w:sz w:val="56"/>
          <w:szCs w:val="56"/>
        </w:rPr>
        <w:t>Bakalářská práce</w:t>
      </w:r>
    </w:p>
    <w:p w14:paraId="563B6A67" w14:textId="77777777" w:rsidR="00B03969" w:rsidRDefault="00B03969" w:rsidP="00B03969">
      <w:pPr>
        <w:jc w:val="center"/>
        <w:rPr>
          <w:b/>
          <w:sz w:val="56"/>
          <w:szCs w:val="56"/>
        </w:rPr>
      </w:pPr>
    </w:p>
    <w:p w14:paraId="563B6A68" w14:textId="77777777" w:rsidR="00B03969" w:rsidRPr="00B03969" w:rsidRDefault="00B03969" w:rsidP="00B03969">
      <w:pPr>
        <w:jc w:val="center"/>
        <w:rPr>
          <w:b/>
          <w:sz w:val="56"/>
          <w:szCs w:val="56"/>
        </w:rPr>
      </w:pPr>
      <w:r w:rsidRPr="00B03969">
        <w:rPr>
          <w:b/>
          <w:sz w:val="56"/>
          <w:szCs w:val="56"/>
        </w:rPr>
        <w:t>Nástroj pro grafický popis procesů vývoje software</w:t>
      </w:r>
    </w:p>
    <w:p w14:paraId="563B6A69" w14:textId="77777777" w:rsidR="00B03969" w:rsidRDefault="00B03969"/>
    <w:p w14:paraId="563B6A6A" w14:textId="77777777" w:rsidR="00B03969" w:rsidRDefault="00B03969"/>
    <w:p w14:paraId="563B6A6B" w14:textId="77777777" w:rsidR="00B03969" w:rsidRDefault="00B03969"/>
    <w:p w14:paraId="563B6A6C" w14:textId="77777777" w:rsidR="00B03969" w:rsidRDefault="00B03969"/>
    <w:p w14:paraId="563B6A6D" w14:textId="77777777" w:rsidR="00B03969" w:rsidRDefault="00B03969"/>
    <w:p w14:paraId="563B6A6E" w14:textId="77777777" w:rsidR="00B03969" w:rsidRDefault="00B03969"/>
    <w:p w14:paraId="563B6A6F" w14:textId="77777777" w:rsidR="00B03969" w:rsidRDefault="00B03969"/>
    <w:p w14:paraId="563B6A70" w14:textId="77777777" w:rsidR="00B03969" w:rsidRDefault="00B03969"/>
    <w:p w14:paraId="563B6A71" w14:textId="77777777" w:rsidR="00B03969" w:rsidRDefault="00B03969"/>
    <w:p w14:paraId="563B6A72" w14:textId="77777777" w:rsidR="00B03969" w:rsidRDefault="00B03969"/>
    <w:p w14:paraId="563B6A73" w14:textId="77777777" w:rsidR="00B03969" w:rsidRPr="00B03969" w:rsidRDefault="00B03969" w:rsidP="00B03969">
      <w:pPr>
        <w:ind w:firstLine="720"/>
        <w:rPr>
          <w:sz w:val="32"/>
          <w:szCs w:val="32"/>
        </w:rPr>
      </w:pPr>
      <w:r w:rsidRPr="00B03969">
        <w:rPr>
          <w:sz w:val="32"/>
          <w:szCs w:val="32"/>
        </w:rPr>
        <w:t>Plzeň,2016</w:t>
      </w:r>
      <w:r w:rsidRPr="00B03969">
        <w:rPr>
          <w:sz w:val="32"/>
          <w:szCs w:val="32"/>
        </w:rPr>
        <w:tab/>
      </w:r>
      <w:r w:rsidRPr="00B03969">
        <w:rPr>
          <w:sz w:val="32"/>
          <w:szCs w:val="32"/>
        </w:rPr>
        <w:tab/>
      </w:r>
      <w:r w:rsidRPr="00B03969">
        <w:rPr>
          <w:sz w:val="32"/>
          <w:szCs w:val="32"/>
        </w:rPr>
        <w:tab/>
      </w:r>
      <w:r w:rsidRPr="00B03969">
        <w:rPr>
          <w:sz w:val="32"/>
          <w:szCs w:val="32"/>
        </w:rPr>
        <w:tab/>
      </w:r>
      <w:r w:rsidRPr="00B03969">
        <w:rPr>
          <w:sz w:val="32"/>
          <w:szCs w:val="32"/>
        </w:rPr>
        <w:tab/>
      </w:r>
      <w:r w:rsidRPr="00B03969">
        <w:rPr>
          <w:sz w:val="32"/>
          <w:szCs w:val="32"/>
        </w:rPr>
        <w:tab/>
      </w:r>
      <w:r w:rsidRPr="00B03969">
        <w:rPr>
          <w:sz w:val="32"/>
          <w:szCs w:val="32"/>
        </w:rPr>
        <w:tab/>
      </w:r>
      <w:r w:rsidRPr="00B03969">
        <w:rPr>
          <w:sz w:val="32"/>
          <w:szCs w:val="32"/>
        </w:rPr>
        <w:tab/>
        <w:t>Václav Janoch</w:t>
      </w:r>
    </w:p>
    <w:p w14:paraId="563B6A74" w14:textId="77777777" w:rsidR="00B03969" w:rsidRDefault="00B03969">
      <w:r>
        <w:br w:type="page"/>
      </w:r>
    </w:p>
    <w:sdt>
      <w:sdtPr>
        <w:rPr>
          <w:rFonts w:asciiTheme="minorHAnsi" w:eastAsiaTheme="minorHAnsi" w:hAnsiTheme="minorHAnsi" w:cstheme="minorBidi"/>
          <w:color w:val="auto"/>
          <w:sz w:val="22"/>
          <w:szCs w:val="22"/>
          <w:lang w:eastAsia="en-US"/>
        </w:rPr>
        <w:id w:val="2050486003"/>
        <w:docPartObj>
          <w:docPartGallery w:val="Table of Contents"/>
          <w:docPartUnique/>
        </w:docPartObj>
      </w:sdtPr>
      <w:sdtEndPr>
        <w:rPr>
          <w:b/>
          <w:bCs/>
        </w:rPr>
      </w:sdtEndPr>
      <w:sdtContent>
        <w:p w14:paraId="563B6A75" w14:textId="77777777" w:rsidR="00693A90" w:rsidRDefault="00693A90">
          <w:pPr>
            <w:pStyle w:val="Nadpisobsahu"/>
          </w:pPr>
          <w:r>
            <w:t>Obsah</w:t>
          </w:r>
        </w:p>
        <w:p w14:paraId="4BBB30E0" w14:textId="09A3A230" w:rsidR="00F87AB9" w:rsidRDefault="00365878">
          <w:pPr>
            <w:pStyle w:val="Obsah1"/>
            <w:tabs>
              <w:tab w:val="right" w:leader="dot" w:pos="9062"/>
            </w:tabs>
            <w:rPr>
              <w:rFonts w:eastAsiaTheme="minorEastAsia"/>
              <w:noProof/>
              <w:lang w:eastAsia="cs-CZ"/>
            </w:rPr>
          </w:pPr>
          <w:r>
            <w:fldChar w:fldCharType="begin"/>
          </w:r>
          <w:r w:rsidR="00693A90">
            <w:instrText xml:space="preserve"> TOC \o "1-3" \h \z \u </w:instrText>
          </w:r>
          <w:r>
            <w:fldChar w:fldCharType="separate"/>
          </w:r>
          <w:hyperlink w:anchor="_Toc481097063" w:history="1">
            <w:r w:rsidR="00F87AB9" w:rsidRPr="009427EE">
              <w:rPr>
                <w:rStyle w:val="Hypertextovodkaz"/>
                <w:noProof/>
              </w:rPr>
              <w:t>Úvod</w:t>
            </w:r>
            <w:r w:rsidR="00F87AB9">
              <w:rPr>
                <w:noProof/>
                <w:webHidden/>
              </w:rPr>
              <w:tab/>
            </w:r>
            <w:r w:rsidR="00F87AB9">
              <w:rPr>
                <w:noProof/>
                <w:webHidden/>
              </w:rPr>
              <w:fldChar w:fldCharType="begin"/>
            </w:r>
            <w:r w:rsidR="00F87AB9">
              <w:rPr>
                <w:noProof/>
                <w:webHidden/>
              </w:rPr>
              <w:instrText xml:space="preserve"> PAGEREF _Toc481097063 \h </w:instrText>
            </w:r>
            <w:r w:rsidR="00F87AB9">
              <w:rPr>
                <w:noProof/>
                <w:webHidden/>
              </w:rPr>
            </w:r>
            <w:r w:rsidR="00F87AB9">
              <w:rPr>
                <w:noProof/>
                <w:webHidden/>
              </w:rPr>
              <w:fldChar w:fldCharType="separate"/>
            </w:r>
            <w:r w:rsidR="00557C5F">
              <w:rPr>
                <w:noProof/>
                <w:webHidden/>
              </w:rPr>
              <w:t>5</w:t>
            </w:r>
            <w:r w:rsidR="00F87AB9">
              <w:rPr>
                <w:noProof/>
                <w:webHidden/>
              </w:rPr>
              <w:fldChar w:fldCharType="end"/>
            </w:r>
          </w:hyperlink>
        </w:p>
        <w:p w14:paraId="674EDFA2" w14:textId="712FF0B8" w:rsidR="00F87AB9" w:rsidRDefault="00462964">
          <w:pPr>
            <w:pStyle w:val="Obsah1"/>
            <w:tabs>
              <w:tab w:val="left" w:pos="440"/>
              <w:tab w:val="right" w:leader="dot" w:pos="9062"/>
            </w:tabs>
            <w:rPr>
              <w:rFonts w:eastAsiaTheme="minorEastAsia"/>
              <w:noProof/>
              <w:lang w:eastAsia="cs-CZ"/>
            </w:rPr>
          </w:pPr>
          <w:hyperlink w:anchor="_Toc481097064" w:history="1">
            <w:r w:rsidR="00F87AB9" w:rsidRPr="009427EE">
              <w:rPr>
                <w:rStyle w:val="Hypertextovodkaz"/>
                <w:noProof/>
              </w:rPr>
              <w:t>1.</w:t>
            </w:r>
            <w:r w:rsidR="00F87AB9">
              <w:rPr>
                <w:rFonts w:eastAsiaTheme="minorEastAsia"/>
                <w:noProof/>
                <w:lang w:eastAsia="cs-CZ"/>
              </w:rPr>
              <w:tab/>
            </w:r>
            <w:r w:rsidR="00F87AB9" w:rsidRPr="009427EE">
              <w:rPr>
                <w:rStyle w:val="Hypertextovodkaz"/>
                <w:noProof/>
                <w:lang w:val="en-US"/>
              </w:rPr>
              <w:t>Analytická</w:t>
            </w:r>
            <w:r w:rsidR="00F87AB9" w:rsidRPr="009427EE">
              <w:rPr>
                <w:rStyle w:val="Hypertextovodkaz"/>
                <w:noProof/>
              </w:rPr>
              <w:t xml:space="preserve"> část</w:t>
            </w:r>
            <w:r w:rsidR="00F87AB9">
              <w:rPr>
                <w:noProof/>
                <w:webHidden/>
              </w:rPr>
              <w:tab/>
            </w:r>
            <w:r w:rsidR="00F87AB9">
              <w:rPr>
                <w:noProof/>
                <w:webHidden/>
              </w:rPr>
              <w:fldChar w:fldCharType="begin"/>
            </w:r>
            <w:r w:rsidR="00F87AB9">
              <w:rPr>
                <w:noProof/>
                <w:webHidden/>
              </w:rPr>
              <w:instrText xml:space="preserve"> PAGEREF _Toc481097064 \h </w:instrText>
            </w:r>
            <w:r w:rsidR="00F87AB9">
              <w:rPr>
                <w:noProof/>
                <w:webHidden/>
              </w:rPr>
            </w:r>
            <w:r w:rsidR="00F87AB9">
              <w:rPr>
                <w:noProof/>
                <w:webHidden/>
              </w:rPr>
              <w:fldChar w:fldCharType="separate"/>
            </w:r>
            <w:r w:rsidR="00557C5F">
              <w:rPr>
                <w:noProof/>
                <w:webHidden/>
              </w:rPr>
              <w:t>6</w:t>
            </w:r>
            <w:r w:rsidR="00F87AB9">
              <w:rPr>
                <w:noProof/>
                <w:webHidden/>
              </w:rPr>
              <w:fldChar w:fldCharType="end"/>
            </w:r>
          </w:hyperlink>
        </w:p>
        <w:p w14:paraId="57E63705" w14:textId="4FC52873" w:rsidR="00F87AB9" w:rsidRDefault="00462964">
          <w:pPr>
            <w:pStyle w:val="Obsah2"/>
            <w:rPr>
              <w:rFonts w:eastAsiaTheme="minorEastAsia"/>
              <w:noProof/>
              <w:lang w:eastAsia="cs-CZ"/>
            </w:rPr>
          </w:pPr>
          <w:hyperlink w:anchor="_Toc481097065" w:history="1">
            <w:r w:rsidR="00F87AB9" w:rsidRPr="009427EE">
              <w:rPr>
                <w:rStyle w:val="Hypertextovodkaz"/>
                <w:noProof/>
              </w:rPr>
              <w:t>1.1 Popis XML, DTD a XSD</w:t>
            </w:r>
            <w:r w:rsidR="00F87AB9">
              <w:rPr>
                <w:noProof/>
                <w:webHidden/>
              </w:rPr>
              <w:tab/>
            </w:r>
            <w:r w:rsidR="00F87AB9">
              <w:rPr>
                <w:noProof/>
                <w:webHidden/>
              </w:rPr>
              <w:fldChar w:fldCharType="begin"/>
            </w:r>
            <w:r w:rsidR="00F87AB9">
              <w:rPr>
                <w:noProof/>
                <w:webHidden/>
              </w:rPr>
              <w:instrText xml:space="preserve"> PAGEREF _Toc481097065 \h </w:instrText>
            </w:r>
            <w:r w:rsidR="00F87AB9">
              <w:rPr>
                <w:noProof/>
                <w:webHidden/>
              </w:rPr>
            </w:r>
            <w:r w:rsidR="00F87AB9">
              <w:rPr>
                <w:noProof/>
                <w:webHidden/>
              </w:rPr>
              <w:fldChar w:fldCharType="separate"/>
            </w:r>
            <w:r w:rsidR="00557C5F">
              <w:rPr>
                <w:noProof/>
                <w:webHidden/>
              </w:rPr>
              <w:t>6</w:t>
            </w:r>
            <w:r w:rsidR="00F87AB9">
              <w:rPr>
                <w:noProof/>
                <w:webHidden/>
              </w:rPr>
              <w:fldChar w:fldCharType="end"/>
            </w:r>
          </w:hyperlink>
        </w:p>
        <w:p w14:paraId="35D9AD9C" w14:textId="76929067" w:rsidR="00F87AB9" w:rsidRDefault="00462964">
          <w:pPr>
            <w:pStyle w:val="Obsah2"/>
            <w:rPr>
              <w:rFonts w:eastAsiaTheme="minorEastAsia"/>
              <w:noProof/>
              <w:lang w:eastAsia="cs-CZ"/>
            </w:rPr>
          </w:pPr>
          <w:hyperlink w:anchor="_Toc481097066" w:history="1">
            <w:r w:rsidR="00F87AB9" w:rsidRPr="009427EE">
              <w:rPr>
                <w:rStyle w:val="Hypertextovodkaz"/>
                <w:noProof/>
              </w:rPr>
              <w:t>1.2.</w:t>
            </w:r>
            <w:r w:rsidR="00F87AB9">
              <w:rPr>
                <w:rFonts w:eastAsiaTheme="minorEastAsia"/>
                <w:noProof/>
                <w:lang w:eastAsia="cs-CZ"/>
              </w:rPr>
              <w:tab/>
            </w:r>
            <w:r w:rsidR="00F87AB9" w:rsidRPr="009427EE">
              <w:rPr>
                <w:rStyle w:val="Hypertextovodkaz"/>
                <w:noProof/>
              </w:rPr>
              <w:t>Způsoby zpracování XML</w:t>
            </w:r>
            <w:r w:rsidR="00F87AB9">
              <w:rPr>
                <w:noProof/>
                <w:webHidden/>
              </w:rPr>
              <w:tab/>
            </w:r>
            <w:r w:rsidR="00F87AB9">
              <w:rPr>
                <w:noProof/>
                <w:webHidden/>
              </w:rPr>
              <w:fldChar w:fldCharType="begin"/>
            </w:r>
            <w:r w:rsidR="00F87AB9">
              <w:rPr>
                <w:noProof/>
                <w:webHidden/>
              </w:rPr>
              <w:instrText xml:space="preserve"> PAGEREF _Toc481097066 \h </w:instrText>
            </w:r>
            <w:r w:rsidR="00F87AB9">
              <w:rPr>
                <w:noProof/>
                <w:webHidden/>
              </w:rPr>
            </w:r>
            <w:r w:rsidR="00F87AB9">
              <w:rPr>
                <w:noProof/>
                <w:webHidden/>
              </w:rPr>
              <w:fldChar w:fldCharType="separate"/>
            </w:r>
            <w:r w:rsidR="00557C5F">
              <w:rPr>
                <w:noProof/>
                <w:webHidden/>
              </w:rPr>
              <w:t>7</w:t>
            </w:r>
            <w:r w:rsidR="00F87AB9">
              <w:rPr>
                <w:noProof/>
                <w:webHidden/>
              </w:rPr>
              <w:fldChar w:fldCharType="end"/>
            </w:r>
          </w:hyperlink>
        </w:p>
        <w:p w14:paraId="7AE5F7A2" w14:textId="667C14CA" w:rsidR="00F87AB9" w:rsidRDefault="00462964">
          <w:pPr>
            <w:pStyle w:val="Obsah2"/>
            <w:rPr>
              <w:rFonts w:eastAsiaTheme="minorEastAsia"/>
              <w:noProof/>
              <w:lang w:eastAsia="cs-CZ"/>
            </w:rPr>
          </w:pPr>
          <w:hyperlink w:anchor="_Toc481097067" w:history="1">
            <w:r w:rsidR="00F87AB9" w:rsidRPr="009427EE">
              <w:rPr>
                <w:rStyle w:val="Hypertextovodkaz"/>
                <w:noProof/>
              </w:rPr>
              <w:t>1.3</w:t>
            </w:r>
            <w:r w:rsidR="00F87AB9">
              <w:rPr>
                <w:rFonts w:eastAsiaTheme="minorEastAsia"/>
                <w:noProof/>
                <w:lang w:eastAsia="cs-CZ"/>
              </w:rPr>
              <w:tab/>
            </w:r>
            <w:r w:rsidR="00F87AB9" w:rsidRPr="009427EE">
              <w:rPr>
                <w:rStyle w:val="Hypertextovodkaz"/>
                <w:noProof/>
              </w:rPr>
              <w:t>Zpracování v Javě</w:t>
            </w:r>
            <w:r w:rsidR="00F87AB9">
              <w:rPr>
                <w:noProof/>
                <w:webHidden/>
              </w:rPr>
              <w:tab/>
            </w:r>
            <w:r w:rsidR="00F87AB9">
              <w:rPr>
                <w:noProof/>
                <w:webHidden/>
              </w:rPr>
              <w:fldChar w:fldCharType="begin"/>
            </w:r>
            <w:r w:rsidR="00F87AB9">
              <w:rPr>
                <w:noProof/>
                <w:webHidden/>
              </w:rPr>
              <w:instrText xml:space="preserve"> PAGEREF _Toc481097067 \h </w:instrText>
            </w:r>
            <w:r w:rsidR="00F87AB9">
              <w:rPr>
                <w:noProof/>
                <w:webHidden/>
              </w:rPr>
            </w:r>
            <w:r w:rsidR="00F87AB9">
              <w:rPr>
                <w:noProof/>
                <w:webHidden/>
              </w:rPr>
              <w:fldChar w:fldCharType="separate"/>
            </w:r>
            <w:r w:rsidR="00557C5F">
              <w:rPr>
                <w:noProof/>
                <w:webHidden/>
              </w:rPr>
              <w:t>8</w:t>
            </w:r>
            <w:r w:rsidR="00F87AB9">
              <w:rPr>
                <w:noProof/>
                <w:webHidden/>
              </w:rPr>
              <w:fldChar w:fldCharType="end"/>
            </w:r>
          </w:hyperlink>
        </w:p>
        <w:p w14:paraId="635A0A5E" w14:textId="63579C07" w:rsidR="00F87AB9" w:rsidRDefault="00462964">
          <w:pPr>
            <w:pStyle w:val="Obsah3"/>
            <w:tabs>
              <w:tab w:val="left" w:pos="1320"/>
              <w:tab w:val="right" w:leader="dot" w:pos="9062"/>
            </w:tabs>
            <w:rPr>
              <w:rFonts w:eastAsiaTheme="minorEastAsia"/>
              <w:noProof/>
              <w:lang w:eastAsia="cs-CZ"/>
            </w:rPr>
          </w:pPr>
          <w:hyperlink w:anchor="_Toc481097068" w:history="1">
            <w:r w:rsidR="00F87AB9" w:rsidRPr="009427EE">
              <w:rPr>
                <w:rStyle w:val="Hypertextovodkaz"/>
                <w:noProof/>
              </w:rPr>
              <w:t>1.3.1</w:t>
            </w:r>
            <w:r w:rsidR="00F87AB9">
              <w:rPr>
                <w:rFonts w:eastAsiaTheme="minorEastAsia"/>
                <w:noProof/>
                <w:lang w:eastAsia="cs-CZ"/>
              </w:rPr>
              <w:tab/>
            </w:r>
            <w:r w:rsidR="00F87AB9" w:rsidRPr="009427EE">
              <w:rPr>
                <w:rStyle w:val="Hypertextovodkaz"/>
                <w:noProof/>
              </w:rPr>
              <w:t>Proudové zpracování XML</w:t>
            </w:r>
            <w:r w:rsidR="00F87AB9">
              <w:rPr>
                <w:noProof/>
                <w:webHidden/>
              </w:rPr>
              <w:tab/>
            </w:r>
            <w:r w:rsidR="00F87AB9">
              <w:rPr>
                <w:noProof/>
                <w:webHidden/>
              </w:rPr>
              <w:fldChar w:fldCharType="begin"/>
            </w:r>
            <w:r w:rsidR="00F87AB9">
              <w:rPr>
                <w:noProof/>
                <w:webHidden/>
              </w:rPr>
              <w:instrText xml:space="preserve"> PAGEREF _Toc481097068 \h </w:instrText>
            </w:r>
            <w:r w:rsidR="00F87AB9">
              <w:rPr>
                <w:noProof/>
                <w:webHidden/>
              </w:rPr>
            </w:r>
            <w:r w:rsidR="00F87AB9">
              <w:rPr>
                <w:noProof/>
                <w:webHidden/>
              </w:rPr>
              <w:fldChar w:fldCharType="separate"/>
            </w:r>
            <w:r w:rsidR="00557C5F">
              <w:rPr>
                <w:noProof/>
                <w:webHidden/>
              </w:rPr>
              <w:t>9</w:t>
            </w:r>
            <w:r w:rsidR="00F87AB9">
              <w:rPr>
                <w:noProof/>
                <w:webHidden/>
              </w:rPr>
              <w:fldChar w:fldCharType="end"/>
            </w:r>
          </w:hyperlink>
        </w:p>
        <w:p w14:paraId="104CB68E" w14:textId="1152CA80" w:rsidR="00F87AB9" w:rsidRDefault="00462964">
          <w:pPr>
            <w:pStyle w:val="Obsah3"/>
            <w:tabs>
              <w:tab w:val="right" w:leader="dot" w:pos="9062"/>
            </w:tabs>
            <w:rPr>
              <w:rFonts w:eastAsiaTheme="minorEastAsia"/>
              <w:noProof/>
              <w:lang w:eastAsia="cs-CZ"/>
            </w:rPr>
          </w:pPr>
          <w:hyperlink w:anchor="_Toc481097069" w:history="1">
            <w:r w:rsidR="00F87AB9" w:rsidRPr="009427EE">
              <w:rPr>
                <w:rStyle w:val="Hypertextovodkaz"/>
                <w:noProof/>
              </w:rPr>
              <w:t>1.3.2 Práce se stromovou strukturou dokumentu</w:t>
            </w:r>
            <w:r w:rsidR="00F87AB9">
              <w:rPr>
                <w:noProof/>
                <w:webHidden/>
              </w:rPr>
              <w:tab/>
            </w:r>
            <w:r w:rsidR="00F87AB9">
              <w:rPr>
                <w:noProof/>
                <w:webHidden/>
              </w:rPr>
              <w:fldChar w:fldCharType="begin"/>
            </w:r>
            <w:r w:rsidR="00F87AB9">
              <w:rPr>
                <w:noProof/>
                <w:webHidden/>
              </w:rPr>
              <w:instrText xml:space="preserve"> PAGEREF _Toc481097069 \h </w:instrText>
            </w:r>
            <w:r w:rsidR="00F87AB9">
              <w:rPr>
                <w:noProof/>
                <w:webHidden/>
              </w:rPr>
            </w:r>
            <w:r w:rsidR="00F87AB9">
              <w:rPr>
                <w:noProof/>
                <w:webHidden/>
              </w:rPr>
              <w:fldChar w:fldCharType="separate"/>
            </w:r>
            <w:r w:rsidR="00557C5F">
              <w:rPr>
                <w:noProof/>
                <w:webHidden/>
              </w:rPr>
              <w:t>11</w:t>
            </w:r>
            <w:r w:rsidR="00F87AB9">
              <w:rPr>
                <w:noProof/>
                <w:webHidden/>
              </w:rPr>
              <w:fldChar w:fldCharType="end"/>
            </w:r>
          </w:hyperlink>
        </w:p>
        <w:p w14:paraId="6A042978" w14:textId="224988BC" w:rsidR="00F87AB9" w:rsidRDefault="00462964">
          <w:pPr>
            <w:pStyle w:val="Obsah3"/>
            <w:tabs>
              <w:tab w:val="right" w:leader="dot" w:pos="9062"/>
            </w:tabs>
            <w:rPr>
              <w:rFonts w:eastAsiaTheme="minorEastAsia"/>
              <w:noProof/>
              <w:lang w:eastAsia="cs-CZ"/>
            </w:rPr>
          </w:pPr>
          <w:hyperlink w:anchor="_Toc481097070" w:history="1">
            <w:r w:rsidR="00F87AB9" w:rsidRPr="009427EE">
              <w:rPr>
                <w:rStyle w:val="Hypertextovodkaz"/>
                <w:noProof/>
              </w:rPr>
              <w:t>1.3.4 Výběr parseru</w:t>
            </w:r>
            <w:r w:rsidR="00F87AB9">
              <w:rPr>
                <w:noProof/>
                <w:webHidden/>
              </w:rPr>
              <w:tab/>
            </w:r>
            <w:r w:rsidR="00F87AB9">
              <w:rPr>
                <w:noProof/>
                <w:webHidden/>
              </w:rPr>
              <w:fldChar w:fldCharType="begin"/>
            </w:r>
            <w:r w:rsidR="00F87AB9">
              <w:rPr>
                <w:noProof/>
                <w:webHidden/>
              </w:rPr>
              <w:instrText xml:space="preserve"> PAGEREF _Toc481097070 \h </w:instrText>
            </w:r>
            <w:r w:rsidR="00F87AB9">
              <w:rPr>
                <w:noProof/>
                <w:webHidden/>
              </w:rPr>
            </w:r>
            <w:r w:rsidR="00F87AB9">
              <w:rPr>
                <w:noProof/>
                <w:webHidden/>
              </w:rPr>
              <w:fldChar w:fldCharType="separate"/>
            </w:r>
            <w:r w:rsidR="00557C5F">
              <w:rPr>
                <w:noProof/>
                <w:webHidden/>
              </w:rPr>
              <w:t>13</w:t>
            </w:r>
            <w:r w:rsidR="00F87AB9">
              <w:rPr>
                <w:noProof/>
                <w:webHidden/>
              </w:rPr>
              <w:fldChar w:fldCharType="end"/>
            </w:r>
          </w:hyperlink>
        </w:p>
        <w:p w14:paraId="3CB7D02A" w14:textId="37BA032C" w:rsidR="00F87AB9" w:rsidRDefault="00462964">
          <w:pPr>
            <w:pStyle w:val="Obsah1"/>
            <w:tabs>
              <w:tab w:val="left" w:pos="440"/>
              <w:tab w:val="right" w:leader="dot" w:pos="9062"/>
            </w:tabs>
            <w:rPr>
              <w:rFonts w:eastAsiaTheme="minorEastAsia"/>
              <w:noProof/>
              <w:lang w:eastAsia="cs-CZ"/>
            </w:rPr>
          </w:pPr>
          <w:hyperlink w:anchor="_Toc481097071" w:history="1">
            <w:r w:rsidR="00F87AB9" w:rsidRPr="009427EE">
              <w:rPr>
                <w:rStyle w:val="Hypertextovodkaz"/>
                <w:noProof/>
              </w:rPr>
              <w:t>2</w:t>
            </w:r>
            <w:r w:rsidR="00F87AB9">
              <w:rPr>
                <w:rFonts w:eastAsiaTheme="minorEastAsia"/>
                <w:noProof/>
                <w:lang w:eastAsia="cs-CZ"/>
              </w:rPr>
              <w:tab/>
            </w:r>
            <w:r w:rsidR="00F87AB9" w:rsidRPr="009427EE">
              <w:rPr>
                <w:rStyle w:val="Hypertextovodkaz"/>
                <w:noProof/>
              </w:rPr>
              <w:t>JavaFX</w:t>
            </w:r>
            <w:r w:rsidR="00F87AB9">
              <w:rPr>
                <w:noProof/>
                <w:webHidden/>
              </w:rPr>
              <w:tab/>
            </w:r>
            <w:r w:rsidR="00F87AB9">
              <w:rPr>
                <w:noProof/>
                <w:webHidden/>
              </w:rPr>
              <w:fldChar w:fldCharType="begin"/>
            </w:r>
            <w:r w:rsidR="00F87AB9">
              <w:rPr>
                <w:noProof/>
                <w:webHidden/>
              </w:rPr>
              <w:instrText xml:space="preserve"> PAGEREF _Toc481097071 \h </w:instrText>
            </w:r>
            <w:r w:rsidR="00F87AB9">
              <w:rPr>
                <w:noProof/>
                <w:webHidden/>
              </w:rPr>
            </w:r>
            <w:r w:rsidR="00F87AB9">
              <w:rPr>
                <w:noProof/>
                <w:webHidden/>
              </w:rPr>
              <w:fldChar w:fldCharType="separate"/>
            </w:r>
            <w:r w:rsidR="00557C5F">
              <w:rPr>
                <w:noProof/>
                <w:webHidden/>
              </w:rPr>
              <w:t>13</w:t>
            </w:r>
            <w:r w:rsidR="00F87AB9">
              <w:rPr>
                <w:noProof/>
                <w:webHidden/>
              </w:rPr>
              <w:fldChar w:fldCharType="end"/>
            </w:r>
          </w:hyperlink>
        </w:p>
        <w:p w14:paraId="72B9A07D" w14:textId="23437AFC" w:rsidR="00F87AB9" w:rsidRDefault="00462964">
          <w:pPr>
            <w:pStyle w:val="Obsah3"/>
            <w:tabs>
              <w:tab w:val="right" w:leader="dot" w:pos="9062"/>
            </w:tabs>
            <w:rPr>
              <w:rFonts w:eastAsiaTheme="minorEastAsia"/>
              <w:noProof/>
              <w:lang w:eastAsia="cs-CZ"/>
            </w:rPr>
          </w:pPr>
          <w:hyperlink w:anchor="_Toc481097072" w:history="1">
            <w:r w:rsidR="00F87AB9" w:rsidRPr="009427EE">
              <w:rPr>
                <w:rStyle w:val="Hypertextovodkaz"/>
                <w:noProof/>
              </w:rPr>
              <w:t>4.1 Podporované technologie a základní prvky JavaFX</w:t>
            </w:r>
            <w:r w:rsidR="00F87AB9">
              <w:rPr>
                <w:noProof/>
                <w:webHidden/>
              </w:rPr>
              <w:tab/>
            </w:r>
            <w:r w:rsidR="00F87AB9">
              <w:rPr>
                <w:noProof/>
                <w:webHidden/>
              </w:rPr>
              <w:fldChar w:fldCharType="begin"/>
            </w:r>
            <w:r w:rsidR="00F87AB9">
              <w:rPr>
                <w:noProof/>
                <w:webHidden/>
              </w:rPr>
              <w:instrText xml:space="preserve"> PAGEREF _Toc481097072 \h </w:instrText>
            </w:r>
            <w:r w:rsidR="00F87AB9">
              <w:rPr>
                <w:noProof/>
                <w:webHidden/>
              </w:rPr>
            </w:r>
            <w:r w:rsidR="00F87AB9">
              <w:rPr>
                <w:noProof/>
                <w:webHidden/>
              </w:rPr>
              <w:fldChar w:fldCharType="separate"/>
            </w:r>
            <w:r w:rsidR="00557C5F">
              <w:rPr>
                <w:noProof/>
                <w:webHidden/>
              </w:rPr>
              <w:t>14</w:t>
            </w:r>
            <w:r w:rsidR="00F87AB9">
              <w:rPr>
                <w:noProof/>
                <w:webHidden/>
              </w:rPr>
              <w:fldChar w:fldCharType="end"/>
            </w:r>
          </w:hyperlink>
        </w:p>
        <w:p w14:paraId="564ED551" w14:textId="05978920" w:rsidR="00F87AB9" w:rsidRDefault="00462964">
          <w:pPr>
            <w:pStyle w:val="Obsah1"/>
            <w:tabs>
              <w:tab w:val="left" w:pos="440"/>
              <w:tab w:val="right" w:leader="dot" w:pos="9062"/>
            </w:tabs>
            <w:rPr>
              <w:rFonts w:eastAsiaTheme="minorEastAsia"/>
              <w:noProof/>
              <w:lang w:eastAsia="cs-CZ"/>
            </w:rPr>
          </w:pPr>
          <w:hyperlink w:anchor="_Toc481097073" w:history="1">
            <w:r w:rsidR="00F87AB9" w:rsidRPr="009427EE">
              <w:rPr>
                <w:rStyle w:val="Hypertextovodkaz"/>
                <w:noProof/>
              </w:rPr>
              <w:t>3</w:t>
            </w:r>
            <w:r w:rsidR="00F87AB9">
              <w:rPr>
                <w:rFonts w:eastAsiaTheme="minorEastAsia"/>
                <w:noProof/>
                <w:lang w:eastAsia="cs-CZ"/>
              </w:rPr>
              <w:tab/>
            </w:r>
            <w:r w:rsidR="00F87AB9" w:rsidRPr="009427EE">
              <w:rPr>
                <w:rStyle w:val="Hypertextovodkaz"/>
                <w:noProof/>
              </w:rPr>
              <w:t>Nástroj SPADe</w:t>
            </w:r>
            <w:r w:rsidR="00F87AB9">
              <w:rPr>
                <w:noProof/>
                <w:webHidden/>
              </w:rPr>
              <w:tab/>
            </w:r>
            <w:r w:rsidR="00F87AB9">
              <w:rPr>
                <w:noProof/>
                <w:webHidden/>
              </w:rPr>
              <w:fldChar w:fldCharType="begin"/>
            </w:r>
            <w:r w:rsidR="00F87AB9">
              <w:rPr>
                <w:noProof/>
                <w:webHidden/>
              </w:rPr>
              <w:instrText xml:space="preserve"> PAGEREF _Toc481097073 \h </w:instrText>
            </w:r>
            <w:r w:rsidR="00F87AB9">
              <w:rPr>
                <w:noProof/>
                <w:webHidden/>
              </w:rPr>
            </w:r>
            <w:r w:rsidR="00F87AB9">
              <w:rPr>
                <w:noProof/>
                <w:webHidden/>
              </w:rPr>
              <w:fldChar w:fldCharType="separate"/>
            </w:r>
            <w:r w:rsidR="00557C5F">
              <w:rPr>
                <w:noProof/>
                <w:webHidden/>
              </w:rPr>
              <w:t>15</w:t>
            </w:r>
            <w:r w:rsidR="00F87AB9">
              <w:rPr>
                <w:noProof/>
                <w:webHidden/>
              </w:rPr>
              <w:fldChar w:fldCharType="end"/>
            </w:r>
          </w:hyperlink>
        </w:p>
        <w:p w14:paraId="295A72A6" w14:textId="0487E992" w:rsidR="00F87AB9" w:rsidRDefault="00462964">
          <w:pPr>
            <w:pStyle w:val="Obsah1"/>
            <w:tabs>
              <w:tab w:val="left" w:pos="440"/>
              <w:tab w:val="right" w:leader="dot" w:pos="9062"/>
            </w:tabs>
            <w:rPr>
              <w:rFonts w:eastAsiaTheme="minorEastAsia"/>
              <w:noProof/>
              <w:lang w:eastAsia="cs-CZ"/>
            </w:rPr>
          </w:pPr>
          <w:hyperlink w:anchor="_Toc481097074" w:history="1">
            <w:r w:rsidR="00F87AB9" w:rsidRPr="009427EE">
              <w:rPr>
                <w:rStyle w:val="Hypertextovodkaz"/>
                <w:noProof/>
              </w:rPr>
              <w:t>4</w:t>
            </w:r>
            <w:r w:rsidR="00F87AB9">
              <w:rPr>
                <w:rFonts w:eastAsiaTheme="minorEastAsia"/>
                <w:noProof/>
                <w:lang w:eastAsia="cs-CZ"/>
              </w:rPr>
              <w:tab/>
            </w:r>
            <w:r w:rsidR="00F87AB9" w:rsidRPr="009427EE">
              <w:rPr>
                <w:rStyle w:val="Hypertextovodkaz"/>
                <w:noProof/>
              </w:rPr>
              <w:t>Nástroje pro tvorbu modelu procesu</w:t>
            </w:r>
            <w:r w:rsidR="00F87AB9">
              <w:rPr>
                <w:noProof/>
                <w:webHidden/>
              </w:rPr>
              <w:tab/>
            </w:r>
            <w:r w:rsidR="00F87AB9">
              <w:rPr>
                <w:noProof/>
                <w:webHidden/>
              </w:rPr>
              <w:fldChar w:fldCharType="begin"/>
            </w:r>
            <w:r w:rsidR="00F87AB9">
              <w:rPr>
                <w:noProof/>
                <w:webHidden/>
              </w:rPr>
              <w:instrText xml:space="preserve"> PAGEREF _Toc481097074 \h </w:instrText>
            </w:r>
            <w:r w:rsidR="00F87AB9">
              <w:rPr>
                <w:noProof/>
                <w:webHidden/>
              </w:rPr>
            </w:r>
            <w:r w:rsidR="00F87AB9">
              <w:rPr>
                <w:noProof/>
                <w:webHidden/>
              </w:rPr>
              <w:fldChar w:fldCharType="separate"/>
            </w:r>
            <w:r w:rsidR="00557C5F">
              <w:rPr>
                <w:noProof/>
                <w:webHidden/>
              </w:rPr>
              <w:t>17</w:t>
            </w:r>
            <w:r w:rsidR="00F87AB9">
              <w:rPr>
                <w:noProof/>
                <w:webHidden/>
              </w:rPr>
              <w:fldChar w:fldCharType="end"/>
            </w:r>
          </w:hyperlink>
        </w:p>
        <w:p w14:paraId="0DED0534" w14:textId="53A8A28A" w:rsidR="00F87AB9" w:rsidRDefault="00462964">
          <w:pPr>
            <w:pStyle w:val="Obsah2"/>
            <w:rPr>
              <w:rFonts w:eastAsiaTheme="minorEastAsia"/>
              <w:noProof/>
              <w:lang w:eastAsia="cs-CZ"/>
            </w:rPr>
          </w:pPr>
          <w:hyperlink w:anchor="_Toc481097075" w:history="1">
            <w:r w:rsidR="00F87AB9" w:rsidRPr="009427EE">
              <w:rPr>
                <w:rStyle w:val="Hypertextovodkaz"/>
                <w:noProof/>
              </w:rPr>
              <w:t>4.1. Eclipse Proces Framework Composer</w:t>
            </w:r>
            <w:r w:rsidR="00F87AB9">
              <w:rPr>
                <w:noProof/>
                <w:webHidden/>
              </w:rPr>
              <w:tab/>
            </w:r>
            <w:r w:rsidR="00F87AB9">
              <w:rPr>
                <w:noProof/>
                <w:webHidden/>
              </w:rPr>
              <w:fldChar w:fldCharType="begin"/>
            </w:r>
            <w:r w:rsidR="00F87AB9">
              <w:rPr>
                <w:noProof/>
                <w:webHidden/>
              </w:rPr>
              <w:instrText xml:space="preserve"> PAGEREF _Toc481097075 \h </w:instrText>
            </w:r>
            <w:r w:rsidR="00F87AB9">
              <w:rPr>
                <w:noProof/>
                <w:webHidden/>
              </w:rPr>
            </w:r>
            <w:r w:rsidR="00F87AB9">
              <w:rPr>
                <w:noProof/>
                <w:webHidden/>
              </w:rPr>
              <w:fldChar w:fldCharType="separate"/>
            </w:r>
            <w:r w:rsidR="00557C5F">
              <w:rPr>
                <w:noProof/>
                <w:webHidden/>
              </w:rPr>
              <w:t>17</w:t>
            </w:r>
            <w:r w:rsidR="00F87AB9">
              <w:rPr>
                <w:noProof/>
                <w:webHidden/>
              </w:rPr>
              <w:fldChar w:fldCharType="end"/>
            </w:r>
          </w:hyperlink>
        </w:p>
        <w:p w14:paraId="58ED4686" w14:textId="00793BF5" w:rsidR="00F87AB9" w:rsidRDefault="00462964">
          <w:pPr>
            <w:pStyle w:val="Obsah2"/>
            <w:rPr>
              <w:rFonts w:eastAsiaTheme="minorEastAsia"/>
              <w:noProof/>
              <w:lang w:eastAsia="cs-CZ"/>
            </w:rPr>
          </w:pPr>
          <w:hyperlink w:anchor="_Toc481097076" w:history="1">
            <w:r w:rsidR="00F87AB9" w:rsidRPr="009427EE">
              <w:rPr>
                <w:rStyle w:val="Hypertextovodkaz"/>
                <w:noProof/>
              </w:rPr>
              <w:t>4.2. Rational Method Composer</w:t>
            </w:r>
            <w:r w:rsidR="00F87AB9">
              <w:rPr>
                <w:noProof/>
                <w:webHidden/>
              </w:rPr>
              <w:tab/>
            </w:r>
            <w:r w:rsidR="00F87AB9">
              <w:rPr>
                <w:noProof/>
                <w:webHidden/>
              </w:rPr>
              <w:fldChar w:fldCharType="begin"/>
            </w:r>
            <w:r w:rsidR="00F87AB9">
              <w:rPr>
                <w:noProof/>
                <w:webHidden/>
              </w:rPr>
              <w:instrText xml:space="preserve"> PAGEREF _Toc481097076 \h </w:instrText>
            </w:r>
            <w:r w:rsidR="00F87AB9">
              <w:rPr>
                <w:noProof/>
                <w:webHidden/>
              </w:rPr>
            </w:r>
            <w:r w:rsidR="00F87AB9">
              <w:rPr>
                <w:noProof/>
                <w:webHidden/>
              </w:rPr>
              <w:fldChar w:fldCharType="separate"/>
            </w:r>
            <w:r w:rsidR="00557C5F">
              <w:rPr>
                <w:noProof/>
                <w:webHidden/>
              </w:rPr>
              <w:t>19</w:t>
            </w:r>
            <w:r w:rsidR="00F87AB9">
              <w:rPr>
                <w:noProof/>
                <w:webHidden/>
              </w:rPr>
              <w:fldChar w:fldCharType="end"/>
            </w:r>
          </w:hyperlink>
        </w:p>
        <w:p w14:paraId="21B76A15" w14:textId="3539E49E" w:rsidR="00F87AB9" w:rsidRDefault="00462964">
          <w:pPr>
            <w:pStyle w:val="Obsah2"/>
            <w:rPr>
              <w:rFonts w:eastAsiaTheme="minorEastAsia"/>
              <w:noProof/>
              <w:lang w:eastAsia="cs-CZ"/>
            </w:rPr>
          </w:pPr>
          <w:hyperlink w:anchor="_Toc481097077" w:history="1">
            <w:r w:rsidR="00F87AB9" w:rsidRPr="009427EE">
              <w:rPr>
                <w:rStyle w:val="Hypertextovodkaz"/>
                <w:noProof/>
              </w:rPr>
              <w:t>4.3</w:t>
            </w:r>
            <w:r w:rsidR="00F87AB9">
              <w:rPr>
                <w:rFonts w:eastAsiaTheme="minorEastAsia"/>
                <w:noProof/>
                <w:lang w:eastAsia="cs-CZ"/>
              </w:rPr>
              <w:tab/>
            </w:r>
            <w:r w:rsidR="00F87AB9" w:rsidRPr="009427EE">
              <w:rPr>
                <w:rStyle w:val="Hypertextovodkaz"/>
                <w:noProof/>
              </w:rPr>
              <w:t>Důvody vzniku nástroje</w:t>
            </w:r>
            <w:r w:rsidR="00F87AB9">
              <w:rPr>
                <w:noProof/>
                <w:webHidden/>
              </w:rPr>
              <w:tab/>
            </w:r>
            <w:r w:rsidR="00F87AB9">
              <w:rPr>
                <w:noProof/>
                <w:webHidden/>
              </w:rPr>
              <w:fldChar w:fldCharType="begin"/>
            </w:r>
            <w:r w:rsidR="00F87AB9">
              <w:rPr>
                <w:noProof/>
                <w:webHidden/>
              </w:rPr>
              <w:instrText xml:space="preserve"> PAGEREF _Toc481097077 \h </w:instrText>
            </w:r>
            <w:r w:rsidR="00F87AB9">
              <w:rPr>
                <w:noProof/>
                <w:webHidden/>
              </w:rPr>
            </w:r>
            <w:r w:rsidR="00F87AB9">
              <w:rPr>
                <w:noProof/>
                <w:webHidden/>
              </w:rPr>
              <w:fldChar w:fldCharType="separate"/>
            </w:r>
            <w:r w:rsidR="00557C5F">
              <w:rPr>
                <w:noProof/>
                <w:webHidden/>
              </w:rPr>
              <w:t>20</w:t>
            </w:r>
            <w:r w:rsidR="00F87AB9">
              <w:rPr>
                <w:noProof/>
                <w:webHidden/>
              </w:rPr>
              <w:fldChar w:fldCharType="end"/>
            </w:r>
          </w:hyperlink>
        </w:p>
        <w:p w14:paraId="146D7495" w14:textId="06F6674B" w:rsidR="00F87AB9" w:rsidRDefault="00462964">
          <w:pPr>
            <w:pStyle w:val="Obsah1"/>
            <w:tabs>
              <w:tab w:val="left" w:pos="440"/>
              <w:tab w:val="right" w:leader="dot" w:pos="9062"/>
            </w:tabs>
            <w:rPr>
              <w:rFonts w:eastAsiaTheme="minorEastAsia"/>
              <w:noProof/>
              <w:lang w:eastAsia="cs-CZ"/>
            </w:rPr>
          </w:pPr>
          <w:hyperlink w:anchor="_Toc481097078" w:history="1">
            <w:r w:rsidR="00F87AB9" w:rsidRPr="009427EE">
              <w:rPr>
                <w:rStyle w:val="Hypertextovodkaz"/>
                <w:noProof/>
              </w:rPr>
              <w:t>5</w:t>
            </w:r>
            <w:r w:rsidR="00F87AB9">
              <w:rPr>
                <w:rFonts w:eastAsiaTheme="minorEastAsia"/>
                <w:noProof/>
                <w:lang w:eastAsia="cs-CZ"/>
              </w:rPr>
              <w:tab/>
            </w:r>
            <w:r w:rsidR="00F87AB9" w:rsidRPr="009427EE">
              <w:rPr>
                <w:rStyle w:val="Hypertextovodkaz"/>
                <w:noProof/>
              </w:rPr>
              <w:t>Realizace grafického nástroje</w:t>
            </w:r>
            <w:r w:rsidR="00F87AB9">
              <w:rPr>
                <w:noProof/>
                <w:webHidden/>
              </w:rPr>
              <w:tab/>
            </w:r>
            <w:r w:rsidR="00F87AB9">
              <w:rPr>
                <w:noProof/>
                <w:webHidden/>
              </w:rPr>
              <w:fldChar w:fldCharType="begin"/>
            </w:r>
            <w:r w:rsidR="00F87AB9">
              <w:rPr>
                <w:noProof/>
                <w:webHidden/>
              </w:rPr>
              <w:instrText xml:space="preserve"> PAGEREF _Toc481097078 \h </w:instrText>
            </w:r>
            <w:r w:rsidR="00F87AB9">
              <w:rPr>
                <w:noProof/>
                <w:webHidden/>
              </w:rPr>
            </w:r>
            <w:r w:rsidR="00F87AB9">
              <w:rPr>
                <w:noProof/>
                <w:webHidden/>
              </w:rPr>
              <w:fldChar w:fldCharType="separate"/>
            </w:r>
            <w:r w:rsidR="00557C5F">
              <w:rPr>
                <w:noProof/>
                <w:webHidden/>
              </w:rPr>
              <w:t>22</w:t>
            </w:r>
            <w:r w:rsidR="00F87AB9">
              <w:rPr>
                <w:noProof/>
                <w:webHidden/>
              </w:rPr>
              <w:fldChar w:fldCharType="end"/>
            </w:r>
          </w:hyperlink>
        </w:p>
        <w:p w14:paraId="461E4082" w14:textId="3B27B7F1" w:rsidR="00F87AB9" w:rsidRDefault="00462964">
          <w:pPr>
            <w:pStyle w:val="Obsah2"/>
            <w:rPr>
              <w:rFonts w:eastAsiaTheme="minorEastAsia"/>
              <w:noProof/>
              <w:lang w:eastAsia="cs-CZ"/>
            </w:rPr>
          </w:pPr>
          <w:hyperlink w:anchor="_Toc481097079" w:history="1">
            <w:r w:rsidR="00F87AB9" w:rsidRPr="009427EE">
              <w:rPr>
                <w:rStyle w:val="Hypertextovodkaz"/>
                <w:noProof/>
              </w:rPr>
              <w:t>5.1</w:t>
            </w:r>
            <w:r w:rsidR="00F87AB9">
              <w:rPr>
                <w:rFonts w:eastAsiaTheme="minorEastAsia"/>
                <w:noProof/>
                <w:lang w:eastAsia="cs-CZ"/>
              </w:rPr>
              <w:tab/>
            </w:r>
            <w:r w:rsidR="00F87AB9" w:rsidRPr="009427EE">
              <w:rPr>
                <w:rStyle w:val="Hypertextovodkaz"/>
                <w:noProof/>
              </w:rPr>
              <w:t>Struktura aplikace</w:t>
            </w:r>
            <w:r w:rsidR="00F87AB9">
              <w:rPr>
                <w:noProof/>
                <w:webHidden/>
              </w:rPr>
              <w:tab/>
            </w:r>
            <w:r w:rsidR="00F87AB9">
              <w:rPr>
                <w:noProof/>
                <w:webHidden/>
              </w:rPr>
              <w:fldChar w:fldCharType="begin"/>
            </w:r>
            <w:r w:rsidR="00F87AB9">
              <w:rPr>
                <w:noProof/>
                <w:webHidden/>
              </w:rPr>
              <w:instrText xml:space="preserve"> PAGEREF _Toc481097079 \h </w:instrText>
            </w:r>
            <w:r w:rsidR="00F87AB9">
              <w:rPr>
                <w:noProof/>
                <w:webHidden/>
              </w:rPr>
            </w:r>
            <w:r w:rsidR="00F87AB9">
              <w:rPr>
                <w:noProof/>
                <w:webHidden/>
              </w:rPr>
              <w:fldChar w:fldCharType="separate"/>
            </w:r>
            <w:r w:rsidR="00557C5F">
              <w:rPr>
                <w:noProof/>
                <w:webHidden/>
              </w:rPr>
              <w:t>22</w:t>
            </w:r>
            <w:r w:rsidR="00F87AB9">
              <w:rPr>
                <w:noProof/>
                <w:webHidden/>
              </w:rPr>
              <w:fldChar w:fldCharType="end"/>
            </w:r>
          </w:hyperlink>
        </w:p>
        <w:p w14:paraId="119DA6E7" w14:textId="0A444142" w:rsidR="00F87AB9" w:rsidRDefault="00462964">
          <w:pPr>
            <w:pStyle w:val="Obsah2"/>
            <w:rPr>
              <w:rFonts w:eastAsiaTheme="minorEastAsia"/>
              <w:noProof/>
              <w:lang w:eastAsia="cs-CZ"/>
            </w:rPr>
          </w:pPr>
          <w:hyperlink w:anchor="_Toc481097080" w:history="1">
            <w:r w:rsidR="00F87AB9" w:rsidRPr="009427EE">
              <w:rPr>
                <w:rStyle w:val="Hypertextovodkaz"/>
                <w:noProof/>
              </w:rPr>
              <w:t>5.2</w:t>
            </w:r>
            <w:r w:rsidR="00F87AB9">
              <w:rPr>
                <w:rFonts w:eastAsiaTheme="minorEastAsia"/>
                <w:noProof/>
                <w:lang w:eastAsia="cs-CZ"/>
              </w:rPr>
              <w:tab/>
            </w:r>
            <w:r w:rsidR="00F87AB9" w:rsidRPr="009427EE">
              <w:rPr>
                <w:rStyle w:val="Hypertextovodkaz"/>
                <w:noProof/>
              </w:rPr>
              <w:t>Použité knihovny</w:t>
            </w:r>
            <w:r w:rsidR="00F87AB9">
              <w:rPr>
                <w:noProof/>
                <w:webHidden/>
              </w:rPr>
              <w:tab/>
            </w:r>
            <w:r w:rsidR="00F87AB9">
              <w:rPr>
                <w:noProof/>
                <w:webHidden/>
              </w:rPr>
              <w:fldChar w:fldCharType="begin"/>
            </w:r>
            <w:r w:rsidR="00F87AB9">
              <w:rPr>
                <w:noProof/>
                <w:webHidden/>
              </w:rPr>
              <w:instrText xml:space="preserve"> PAGEREF _Toc481097080 \h </w:instrText>
            </w:r>
            <w:r w:rsidR="00F87AB9">
              <w:rPr>
                <w:noProof/>
                <w:webHidden/>
              </w:rPr>
            </w:r>
            <w:r w:rsidR="00F87AB9">
              <w:rPr>
                <w:noProof/>
                <w:webHidden/>
              </w:rPr>
              <w:fldChar w:fldCharType="separate"/>
            </w:r>
            <w:r w:rsidR="00557C5F">
              <w:rPr>
                <w:noProof/>
                <w:webHidden/>
              </w:rPr>
              <w:t>22</w:t>
            </w:r>
            <w:r w:rsidR="00F87AB9">
              <w:rPr>
                <w:noProof/>
                <w:webHidden/>
              </w:rPr>
              <w:fldChar w:fldCharType="end"/>
            </w:r>
          </w:hyperlink>
        </w:p>
        <w:p w14:paraId="6818A011" w14:textId="40CC86BE" w:rsidR="00F87AB9" w:rsidRDefault="00462964">
          <w:pPr>
            <w:pStyle w:val="Obsah3"/>
            <w:tabs>
              <w:tab w:val="left" w:pos="1320"/>
              <w:tab w:val="right" w:leader="dot" w:pos="9062"/>
            </w:tabs>
            <w:rPr>
              <w:rFonts w:eastAsiaTheme="minorEastAsia"/>
              <w:noProof/>
              <w:lang w:eastAsia="cs-CZ"/>
            </w:rPr>
          </w:pPr>
          <w:hyperlink w:anchor="_Toc481097081" w:history="1">
            <w:r w:rsidR="00F87AB9" w:rsidRPr="009427EE">
              <w:rPr>
                <w:rStyle w:val="Hypertextovodkaz"/>
                <w:noProof/>
              </w:rPr>
              <w:t>5.2.1</w:t>
            </w:r>
            <w:r w:rsidR="00F87AB9">
              <w:rPr>
                <w:rFonts w:eastAsiaTheme="minorEastAsia"/>
                <w:noProof/>
                <w:lang w:eastAsia="cs-CZ"/>
              </w:rPr>
              <w:tab/>
            </w:r>
            <w:r w:rsidR="00F87AB9" w:rsidRPr="009427EE">
              <w:rPr>
                <w:rStyle w:val="Hypertextovodkaz"/>
                <w:noProof/>
              </w:rPr>
              <w:t>Knihovna SPADEPAC</w:t>
            </w:r>
            <w:r w:rsidR="00F87AB9">
              <w:rPr>
                <w:noProof/>
                <w:webHidden/>
              </w:rPr>
              <w:tab/>
            </w:r>
            <w:r w:rsidR="00F87AB9">
              <w:rPr>
                <w:noProof/>
                <w:webHidden/>
              </w:rPr>
              <w:fldChar w:fldCharType="begin"/>
            </w:r>
            <w:r w:rsidR="00F87AB9">
              <w:rPr>
                <w:noProof/>
                <w:webHidden/>
              </w:rPr>
              <w:instrText xml:space="preserve"> PAGEREF _Toc481097081 \h </w:instrText>
            </w:r>
            <w:r w:rsidR="00F87AB9">
              <w:rPr>
                <w:noProof/>
                <w:webHidden/>
              </w:rPr>
            </w:r>
            <w:r w:rsidR="00F87AB9">
              <w:rPr>
                <w:noProof/>
                <w:webHidden/>
              </w:rPr>
              <w:fldChar w:fldCharType="separate"/>
            </w:r>
            <w:r w:rsidR="00557C5F">
              <w:rPr>
                <w:noProof/>
                <w:webHidden/>
              </w:rPr>
              <w:t>22</w:t>
            </w:r>
            <w:r w:rsidR="00F87AB9">
              <w:rPr>
                <w:noProof/>
                <w:webHidden/>
              </w:rPr>
              <w:fldChar w:fldCharType="end"/>
            </w:r>
          </w:hyperlink>
        </w:p>
        <w:p w14:paraId="13C19634" w14:textId="73CBFC5F" w:rsidR="00F87AB9" w:rsidRDefault="00462964">
          <w:pPr>
            <w:pStyle w:val="Obsah3"/>
            <w:tabs>
              <w:tab w:val="left" w:pos="1320"/>
              <w:tab w:val="right" w:leader="dot" w:pos="9062"/>
            </w:tabs>
            <w:rPr>
              <w:rFonts w:eastAsiaTheme="minorEastAsia"/>
              <w:noProof/>
              <w:lang w:eastAsia="cs-CZ"/>
            </w:rPr>
          </w:pPr>
          <w:hyperlink w:anchor="_Toc481097082" w:history="1">
            <w:r w:rsidR="00F87AB9" w:rsidRPr="009427EE">
              <w:rPr>
                <w:rStyle w:val="Hypertextovodkaz"/>
                <w:noProof/>
              </w:rPr>
              <w:t xml:space="preserve">5.2.2 </w:t>
            </w:r>
            <w:r w:rsidR="00F87AB9">
              <w:rPr>
                <w:rFonts w:eastAsiaTheme="minorEastAsia"/>
                <w:noProof/>
                <w:lang w:eastAsia="cs-CZ"/>
              </w:rPr>
              <w:tab/>
            </w:r>
            <w:r w:rsidR="00F87AB9" w:rsidRPr="009427EE">
              <w:rPr>
                <w:rStyle w:val="Hypertextovodkaz"/>
                <w:noProof/>
              </w:rPr>
              <w:t>Knihovna ControlsFX</w:t>
            </w:r>
            <w:r w:rsidR="00F87AB9">
              <w:rPr>
                <w:noProof/>
                <w:webHidden/>
              </w:rPr>
              <w:tab/>
            </w:r>
            <w:r w:rsidR="00F87AB9">
              <w:rPr>
                <w:noProof/>
                <w:webHidden/>
              </w:rPr>
              <w:fldChar w:fldCharType="begin"/>
            </w:r>
            <w:r w:rsidR="00F87AB9">
              <w:rPr>
                <w:noProof/>
                <w:webHidden/>
              </w:rPr>
              <w:instrText xml:space="preserve"> PAGEREF _Toc481097082 \h </w:instrText>
            </w:r>
            <w:r w:rsidR="00F87AB9">
              <w:rPr>
                <w:noProof/>
                <w:webHidden/>
              </w:rPr>
            </w:r>
            <w:r w:rsidR="00F87AB9">
              <w:rPr>
                <w:noProof/>
                <w:webHidden/>
              </w:rPr>
              <w:fldChar w:fldCharType="separate"/>
            </w:r>
            <w:r w:rsidR="00557C5F">
              <w:rPr>
                <w:noProof/>
                <w:webHidden/>
              </w:rPr>
              <w:t>23</w:t>
            </w:r>
            <w:r w:rsidR="00F87AB9">
              <w:rPr>
                <w:noProof/>
                <w:webHidden/>
              </w:rPr>
              <w:fldChar w:fldCharType="end"/>
            </w:r>
          </w:hyperlink>
        </w:p>
        <w:p w14:paraId="04ABFD32" w14:textId="0324E012" w:rsidR="00F87AB9" w:rsidRDefault="00462964">
          <w:pPr>
            <w:pStyle w:val="Obsah2"/>
            <w:rPr>
              <w:rFonts w:eastAsiaTheme="minorEastAsia"/>
              <w:noProof/>
              <w:lang w:eastAsia="cs-CZ"/>
            </w:rPr>
          </w:pPr>
          <w:hyperlink w:anchor="_Toc481097083" w:history="1">
            <w:r w:rsidR="00F87AB9" w:rsidRPr="009427EE">
              <w:rPr>
                <w:rStyle w:val="Hypertextovodkaz"/>
                <w:noProof/>
              </w:rPr>
              <w:t>5.3</w:t>
            </w:r>
            <w:r w:rsidR="00F87AB9">
              <w:rPr>
                <w:rFonts w:eastAsiaTheme="minorEastAsia"/>
                <w:noProof/>
                <w:lang w:eastAsia="cs-CZ"/>
              </w:rPr>
              <w:tab/>
            </w:r>
            <w:r w:rsidR="00F87AB9" w:rsidRPr="009427EE">
              <w:rPr>
                <w:rStyle w:val="Hypertextovodkaz"/>
                <w:noProof/>
              </w:rPr>
              <w:t>Implementace drag and drop</w:t>
            </w:r>
            <w:r w:rsidR="00F87AB9">
              <w:rPr>
                <w:noProof/>
                <w:webHidden/>
              </w:rPr>
              <w:tab/>
            </w:r>
            <w:r w:rsidR="00F87AB9">
              <w:rPr>
                <w:noProof/>
                <w:webHidden/>
              </w:rPr>
              <w:fldChar w:fldCharType="begin"/>
            </w:r>
            <w:r w:rsidR="00F87AB9">
              <w:rPr>
                <w:noProof/>
                <w:webHidden/>
              </w:rPr>
              <w:instrText xml:space="preserve"> PAGEREF _Toc481097083 \h </w:instrText>
            </w:r>
            <w:r w:rsidR="00F87AB9">
              <w:rPr>
                <w:noProof/>
                <w:webHidden/>
              </w:rPr>
            </w:r>
            <w:r w:rsidR="00F87AB9">
              <w:rPr>
                <w:noProof/>
                <w:webHidden/>
              </w:rPr>
              <w:fldChar w:fldCharType="separate"/>
            </w:r>
            <w:r w:rsidR="00557C5F">
              <w:rPr>
                <w:noProof/>
                <w:webHidden/>
              </w:rPr>
              <w:t>23</w:t>
            </w:r>
            <w:r w:rsidR="00F87AB9">
              <w:rPr>
                <w:noProof/>
                <w:webHidden/>
              </w:rPr>
              <w:fldChar w:fldCharType="end"/>
            </w:r>
          </w:hyperlink>
        </w:p>
        <w:p w14:paraId="551D1266" w14:textId="07D2F383" w:rsidR="00F87AB9" w:rsidRDefault="00462964">
          <w:pPr>
            <w:pStyle w:val="Obsah3"/>
            <w:tabs>
              <w:tab w:val="left" w:pos="1320"/>
              <w:tab w:val="right" w:leader="dot" w:pos="9062"/>
            </w:tabs>
            <w:rPr>
              <w:rFonts w:eastAsiaTheme="minorEastAsia"/>
              <w:noProof/>
              <w:lang w:eastAsia="cs-CZ"/>
            </w:rPr>
          </w:pPr>
          <w:hyperlink w:anchor="_Toc481097084" w:history="1">
            <w:r w:rsidR="00F87AB9" w:rsidRPr="009427EE">
              <w:rPr>
                <w:rStyle w:val="Hypertextovodkaz"/>
                <w:noProof/>
              </w:rPr>
              <w:t>5.3.1</w:t>
            </w:r>
            <w:r w:rsidR="00F87AB9">
              <w:rPr>
                <w:rFonts w:eastAsiaTheme="minorEastAsia"/>
                <w:noProof/>
                <w:lang w:eastAsia="cs-CZ"/>
              </w:rPr>
              <w:tab/>
            </w:r>
            <w:r w:rsidR="00F87AB9" w:rsidRPr="009427EE">
              <w:rPr>
                <w:rStyle w:val="Hypertextovodkaz"/>
                <w:noProof/>
              </w:rPr>
              <w:t>Přidání prvků na plátno</w:t>
            </w:r>
            <w:r w:rsidR="00F87AB9">
              <w:rPr>
                <w:noProof/>
                <w:webHidden/>
              </w:rPr>
              <w:tab/>
            </w:r>
            <w:r w:rsidR="00F87AB9">
              <w:rPr>
                <w:noProof/>
                <w:webHidden/>
              </w:rPr>
              <w:fldChar w:fldCharType="begin"/>
            </w:r>
            <w:r w:rsidR="00F87AB9">
              <w:rPr>
                <w:noProof/>
                <w:webHidden/>
              </w:rPr>
              <w:instrText xml:space="preserve"> PAGEREF _Toc481097084 \h </w:instrText>
            </w:r>
            <w:r w:rsidR="00F87AB9">
              <w:rPr>
                <w:noProof/>
                <w:webHidden/>
              </w:rPr>
            </w:r>
            <w:r w:rsidR="00F87AB9">
              <w:rPr>
                <w:noProof/>
                <w:webHidden/>
              </w:rPr>
              <w:fldChar w:fldCharType="separate"/>
            </w:r>
            <w:r w:rsidR="00557C5F">
              <w:rPr>
                <w:noProof/>
                <w:webHidden/>
              </w:rPr>
              <w:t>23</w:t>
            </w:r>
            <w:r w:rsidR="00F87AB9">
              <w:rPr>
                <w:noProof/>
                <w:webHidden/>
              </w:rPr>
              <w:fldChar w:fldCharType="end"/>
            </w:r>
          </w:hyperlink>
        </w:p>
        <w:p w14:paraId="5757A57A" w14:textId="7456C89C" w:rsidR="00F87AB9" w:rsidRDefault="00462964">
          <w:pPr>
            <w:pStyle w:val="Obsah3"/>
            <w:tabs>
              <w:tab w:val="left" w:pos="1320"/>
              <w:tab w:val="right" w:leader="dot" w:pos="9062"/>
            </w:tabs>
            <w:rPr>
              <w:rFonts w:eastAsiaTheme="minorEastAsia"/>
              <w:noProof/>
              <w:lang w:eastAsia="cs-CZ"/>
            </w:rPr>
          </w:pPr>
          <w:hyperlink w:anchor="_Toc481097085" w:history="1">
            <w:r w:rsidR="00F87AB9" w:rsidRPr="009427EE">
              <w:rPr>
                <w:rStyle w:val="Hypertextovodkaz"/>
                <w:noProof/>
              </w:rPr>
              <w:t>5.3.2</w:t>
            </w:r>
            <w:r w:rsidR="00F87AB9">
              <w:rPr>
                <w:rFonts w:eastAsiaTheme="minorEastAsia"/>
                <w:noProof/>
                <w:lang w:eastAsia="cs-CZ"/>
              </w:rPr>
              <w:tab/>
            </w:r>
            <w:r w:rsidR="00F87AB9" w:rsidRPr="009427EE">
              <w:rPr>
                <w:rStyle w:val="Hypertextovodkaz"/>
                <w:noProof/>
              </w:rPr>
              <w:t>Přesouvání komponent po plátně</w:t>
            </w:r>
            <w:r w:rsidR="00F87AB9">
              <w:rPr>
                <w:noProof/>
                <w:webHidden/>
              </w:rPr>
              <w:tab/>
            </w:r>
            <w:r w:rsidR="00F87AB9">
              <w:rPr>
                <w:noProof/>
                <w:webHidden/>
              </w:rPr>
              <w:fldChar w:fldCharType="begin"/>
            </w:r>
            <w:r w:rsidR="00F87AB9">
              <w:rPr>
                <w:noProof/>
                <w:webHidden/>
              </w:rPr>
              <w:instrText xml:space="preserve"> PAGEREF _Toc481097085 \h </w:instrText>
            </w:r>
            <w:r w:rsidR="00F87AB9">
              <w:rPr>
                <w:noProof/>
                <w:webHidden/>
              </w:rPr>
            </w:r>
            <w:r w:rsidR="00F87AB9">
              <w:rPr>
                <w:noProof/>
                <w:webHidden/>
              </w:rPr>
              <w:fldChar w:fldCharType="separate"/>
            </w:r>
            <w:r w:rsidR="00557C5F">
              <w:rPr>
                <w:noProof/>
                <w:webHidden/>
              </w:rPr>
              <w:t>24</w:t>
            </w:r>
            <w:r w:rsidR="00F87AB9">
              <w:rPr>
                <w:noProof/>
                <w:webHidden/>
              </w:rPr>
              <w:fldChar w:fldCharType="end"/>
            </w:r>
          </w:hyperlink>
        </w:p>
        <w:p w14:paraId="58740BAA" w14:textId="7BE11431" w:rsidR="00F87AB9" w:rsidRDefault="00462964">
          <w:pPr>
            <w:pStyle w:val="Obsah2"/>
            <w:rPr>
              <w:rFonts w:eastAsiaTheme="minorEastAsia"/>
              <w:noProof/>
              <w:lang w:eastAsia="cs-CZ"/>
            </w:rPr>
          </w:pPr>
          <w:hyperlink w:anchor="_Toc481097086" w:history="1">
            <w:r w:rsidR="00F87AB9" w:rsidRPr="009427EE">
              <w:rPr>
                <w:rStyle w:val="Hypertextovodkaz"/>
                <w:noProof/>
              </w:rPr>
              <w:t>5.4</w:t>
            </w:r>
            <w:r w:rsidR="00F87AB9">
              <w:rPr>
                <w:rFonts w:eastAsiaTheme="minorEastAsia"/>
                <w:noProof/>
                <w:lang w:eastAsia="cs-CZ"/>
              </w:rPr>
              <w:tab/>
            </w:r>
            <w:r w:rsidR="00F87AB9" w:rsidRPr="009427EE">
              <w:rPr>
                <w:rStyle w:val="Hypertextovodkaz"/>
                <w:noProof/>
              </w:rPr>
              <w:t>Implementace zadávacích formulářů</w:t>
            </w:r>
            <w:r w:rsidR="00F87AB9">
              <w:rPr>
                <w:noProof/>
                <w:webHidden/>
              </w:rPr>
              <w:tab/>
            </w:r>
            <w:r w:rsidR="00F87AB9">
              <w:rPr>
                <w:noProof/>
                <w:webHidden/>
              </w:rPr>
              <w:fldChar w:fldCharType="begin"/>
            </w:r>
            <w:r w:rsidR="00F87AB9">
              <w:rPr>
                <w:noProof/>
                <w:webHidden/>
              </w:rPr>
              <w:instrText xml:space="preserve"> PAGEREF _Toc481097086 \h </w:instrText>
            </w:r>
            <w:r w:rsidR="00F87AB9">
              <w:rPr>
                <w:noProof/>
                <w:webHidden/>
              </w:rPr>
            </w:r>
            <w:r w:rsidR="00F87AB9">
              <w:rPr>
                <w:noProof/>
                <w:webHidden/>
              </w:rPr>
              <w:fldChar w:fldCharType="separate"/>
            </w:r>
            <w:r w:rsidR="00557C5F">
              <w:rPr>
                <w:noProof/>
                <w:webHidden/>
              </w:rPr>
              <w:t>24</w:t>
            </w:r>
            <w:r w:rsidR="00F87AB9">
              <w:rPr>
                <w:noProof/>
                <w:webHidden/>
              </w:rPr>
              <w:fldChar w:fldCharType="end"/>
            </w:r>
          </w:hyperlink>
        </w:p>
        <w:p w14:paraId="76F06A7F" w14:textId="4E90EBA1" w:rsidR="00F87AB9" w:rsidRDefault="00462964">
          <w:pPr>
            <w:pStyle w:val="Obsah3"/>
            <w:tabs>
              <w:tab w:val="left" w:pos="1320"/>
              <w:tab w:val="right" w:leader="dot" w:pos="9062"/>
            </w:tabs>
            <w:rPr>
              <w:rFonts w:eastAsiaTheme="minorEastAsia"/>
              <w:noProof/>
              <w:lang w:eastAsia="cs-CZ"/>
            </w:rPr>
          </w:pPr>
          <w:hyperlink w:anchor="_Toc481097087" w:history="1">
            <w:r w:rsidR="00F87AB9" w:rsidRPr="009427EE">
              <w:rPr>
                <w:rStyle w:val="Hypertextovodkaz"/>
                <w:noProof/>
              </w:rPr>
              <w:t>5.4.1</w:t>
            </w:r>
            <w:r w:rsidR="00F87AB9">
              <w:rPr>
                <w:rFonts w:eastAsiaTheme="minorEastAsia"/>
                <w:noProof/>
                <w:lang w:eastAsia="cs-CZ"/>
              </w:rPr>
              <w:tab/>
            </w:r>
            <w:r w:rsidR="00F87AB9" w:rsidRPr="009427EE">
              <w:rPr>
                <w:rStyle w:val="Hypertextovodkaz"/>
                <w:noProof/>
              </w:rPr>
              <w:t>Struktura dědění</w:t>
            </w:r>
            <w:r w:rsidR="00F87AB9">
              <w:rPr>
                <w:noProof/>
                <w:webHidden/>
              </w:rPr>
              <w:tab/>
            </w:r>
            <w:r w:rsidR="00F87AB9">
              <w:rPr>
                <w:noProof/>
                <w:webHidden/>
              </w:rPr>
              <w:fldChar w:fldCharType="begin"/>
            </w:r>
            <w:r w:rsidR="00F87AB9">
              <w:rPr>
                <w:noProof/>
                <w:webHidden/>
              </w:rPr>
              <w:instrText xml:space="preserve"> PAGEREF _Toc481097087 \h </w:instrText>
            </w:r>
            <w:r w:rsidR="00F87AB9">
              <w:rPr>
                <w:noProof/>
                <w:webHidden/>
              </w:rPr>
            </w:r>
            <w:r w:rsidR="00F87AB9">
              <w:rPr>
                <w:noProof/>
                <w:webHidden/>
              </w:rPr>
              <w:fldChar w:fldCharType="separate"/>
            </w:r>
            <w:r w:rsidR="00557C5F">
              <w:rPr>
                <w:noProof/>
                <w:webHidden/>
              </w:rPr>
              <w:t>25</w:t>
            </w:r>
            <w:r w:rsidR="00F87AB9">
              <w:rPr>
                <w:noProof/>
                <w:webHidden/>
              </w:rPr>
              <w:fldChar w:fldCharType="end"/>
            </w:r>
          </w:hyperlink>
        </w:p>
        <w:p w14:paraId="00328001" w14:textId="7795558E" w:rsidR="00F87AB9" w:rsidRDefault="00462964">
          <w:pPr>
            <w:pStyle w:val="Obsah2"/>
            <w:rPr>
              <w:rFonts w:eastAsiaTheme="minorEastAsia"/>
              <w:noProof/>
              <w:lang w:eastAsia="cs-CZ"/>
            </w:rPr>
          </w:pPr>
          <w:hyperlink w:anchor="_Toc481097088" w:history="1">
            <w:r w:rsidR="00F87AB9" w:rsidRPr="009427EE">
              <w:rPr>
                <w:rStyle w:val="Hypertextovodkaz"/>
                <w:noProof/>
              </w:rPr>
              <w:t>5.5</w:t>
            </w:r>
            <w:r w:rsidR="00F87AB9">
              <w:rPr>
                <w:rFonts w:eastAsiaTheme="minorEastAsia"/>
                <w:noProof/>
                <w:lang w:eastAsia="cs-CZ"/>
              </w:rPr>
              <w:tab/>
            </w:r>
            <w:r w:rsidR="00F87AB9" w:rsidRPr="009427EE">
              <w:rPr>
                <w:rStyle w:val="Hypertextovodkaz"/>
                <w:noProof/>
              </w:rPr>
              <w:t>Implementace XML</w:t>
            </w:r>
            <w:r w:rsidR="00F87AB9">
              <w:rPr>
                <w:noProof/>
                <w:webHidden/>
              </w:rPr>
              <w:tab/>
            </w:r>
            <w:r w:rsidR="00F87AB9">
              <w:rPr>
                <w:noProof/>
                <w:webHidden/>
              </w:rPr>
              <w:fldChar w:fldCharType="begin"/>
            </w:r>
            <w:r w:rsidR="00F87AB9">
              <w:rPr>
                <w:noProof/>
                <w:webHidden/>
              </w:rPr>
              <w:instrText xml:space="preserve"> PAGEREF _Toc481097088 \h </w:instrText>
            </w:r>
            <w:r w:rsidR="00F87AB9">
              <w:rPr>
                <w:noProof/>
                <w:webHidden/>
              </w:rPr>
            </w:r>
            <w:r w:rsidR="00F87AB9">
              <w:rPr>
                <w:noProof/>
                <w:webHidden/>
              </w:rPr>
              <w:fldChar w:fldCharType="separate"/>
            </w:r>
            <w:r w:rsidR="00557C5F">
              <w:rPr>
                <w:noProof/>
                <w:webHidden/>
              </w:rPr>
              <w:t>27</w:t>
            </w:r>
            <w:r w:rsidR="00F87AB9">
              <w:rPr>
                <w:noProof/>
                <w:webHidden/>
              </w:rPr>
              <w:fldChar w:fldCharType="end"/>
            </w:r>
          </w:hyperlink>
        </w:p>
        <w:p w14:paraId="2C654F33" w14:textId="1A271635" w:rsidR="00F87AB9" w:rsidRDefault="00462964">
          <w:pPr>
            <w:pStyle w:val="Obsah3"/>
            <w:tabs>
              <w:tab w:val="left" w:pos="1320"/>
              <w:tab w:val="right" w:leader="dot" w:pos="9062"/>
            </w:tabs>
            <w:rPr>
              <w:rFonts w:eastAsiaTheme="minorEastAsia"/>
              <w:noProof/>
              <w:lang w:eastAsia="cs-CZ"/>
            </w:rPr>
          </w:pPr>
          <w:hyperlink w:anchor="_Toc481097089" w:history="1">
            <w:r w:rsidR="00F87AB9" w:rsidRPr="009427EE">
              <w:rPr>
                <w:rStyle w:val="Hypertextovodkaz"/>
                <w:noProof/>
              </w:rPr>
              <w:t>5.5.1</w:t>
            </w:r>
            <w:r w:rsidR="00F87AB9">
              <w:rPr>
                <w:rFonts w:eastAsiaTheme="minorEastAsia"/>
                <w:noProof/>
                <w:lang w:eastAsia="cs-CZ"/>
              </w:rPr>
              <w:tab/>
            </w:r>
            <w:r w:rsidR="00F87AB9" w:rsidRPr="009427EE">
              <w:rPr>
                <w:rStyle w:val="Hypertextovodkaz"/>
                <w:noProof/>
              </w:rPr>
              <w:t>Ukládání dat do XML</w:t>
            </w:r>
            <w:r w:rsidR="00F87AB9">
              <w:rPr>
                <w:noProof/>
                <w:webHidden/>
              </w:rPr>
              <w:tab/>
            </w:r>
            <w:r w:rsidR="00F87AB9">
              <w:rPr>
                <w:noProof/>
                <w:webHidden/>
              </w:rPr>
              <w:fldChar w:fldCharType="begin"/>
            </w:r>
            <w:r w:rsidR="00F87AB9">
              <w:rPr>
                <w:noProof/>
                <w:webHidden/>
              </w:rPr>
              <w:instrText xml:space="preserve"> PAGEREF _Toc481097089 \h </w:instrText>
            </w:r>
            <w:r w:rsidR="00F87AB9">
              <w:rPr>
                <w:noProof/>
                <w:webHidden/>
              </w:rPr>
            </w:r>
            <w:r w:rsidR="00F87AB9">
              <w:rPr>
                <w:noProof/>
                <w:webHidden/>
              </w:rPr>
              <w:fldChar w:fldCharType="separate"/>
            </w:r>
            <w:r w:rsidR="00557C5F">
              <w:rPr>
                <w:noProof/>
                <w:webHidden/>
              </w:rPr>
              <w:t>27</w:t>
            </w:r>
            <w:r w:rsidR="00F87AB9">
              <w:rPr>
                <w:noProof/>
                <w:webHidden/>
              </w:rPr>
              <w:fldChar w:fldCharType="end"/>
            </w:r>
          </w:hyperlink>
        </w:p>
        <w:p w14:paraId="459C3125" w14:textId="512DC340" w:rsidR="00F87AB9" w:rsidRDefault="00462964">
          <w:pPr>
            <w:pStyle w:val="Obsah3"/>
            <w:tabs>
              <w:tab w:val="left" w:pos="1320"/>
              <w:tab w:val="right" w:leader="dot" w:pos="9062"/>
            </w:tabs>
            <w:rPr>
              <w:rFonts w:eastAsiaTheme="minorEastAsia"/>
              <w:noProof/>
              <w:lang w:eastAsia="cs-CZ"/>
            </w:rPr>
          </w:pPr>
          <w:hyperlink w:anchor="_Toc481097090" w:history="1">
            <w:r w:rsidR="00F87AB9" w:rsidRPr="009427EE">
              <w:rPr>
                <w:rStyle w:val="Hypertextovodkaz"/>
                <w:noProof/>
              </w:rPr>
              <w:t>5.5.2</w:t>
            </w:r>
            <w:r w:rsidR="00F87AB9">
              <w:rPr>
                <w:rFonts w:eastAsiaTheme="minorEastAsia"/>
                <w:noProof/>
                <w:lang w:eastAsia="cs-CZ"/>
              </w:rPr>
              <w:tab/>
            </w:r>
            <w:r w:rsidR="00F87AB9" w:rsidRPr="009427EE">
              <w:rPr>
                <w:rStyle w:val="Hypertextovodkaz"/>
                <w:noProof/>
              </w:rPr>
              <w:t>Načítání dat z XML</w:t>
            </w:r>
            <w:r w:rsidR="00F87AB9">
              <w:rPr>
                <w:noProof/>
                <w:webHidden/>
              </w:rPr>
              <w:tab/>
            </w:r>
            <w:r w:rsidR="00F87AB9">
              <w:rPr>
                <w:noProof/>
                <w:webHidden/>
              </w:rPr>
              <w:fldChar w:fldCharType="begin"/>
            </w:r>
            <w:r w:rsidR="00F87AB9">
              <w:rPr>
                <w:noProof/>
                <w:webHidden/>
              </w:rPr>
              <w:instrText xml:space="preserve"> PAGEREF _Toc481097090 \h </w:instrText>
            </w:r>
            <w:r w:rsidR="00F87AB9">
              <w:rPr>
                <w:noProof/>
                <w:webHidden/>
              </w:rPr>
            </w:r>
            <w:r w:rsidR="00F87AB9">
              <w:rPr>
                <w:noProof/>
                <w:webHidden/>
              </w:rPr>
              <w:fldChar w:fldCharType="separate"/>
            </w:r>
            <w:r w:rsidR="00557C5F">
              <w:rPr>
                <w:noProof/>
                <w:webHidden/>
              </w:rPr>
              <w:t>27</w:t>
            </w:r>
            <w:r w:rsidR="00F87AB9">
              <w:rPr>
                <w:noProof/>
                <w:webHidden/>
              </w:rPr>
              <w:fldChar w:fldCharType="end"/>
            </w:r>
          </w:hyperlink>
        </w:p>
        <w:p w14:paraId="14162399" w14:textId="4A4147C2" w:rsidR="00F87AB9" w:rsidRDefault="00462964">
          <w:pPr>
            <w:pStyle w:val="Obsah2"/>
            <w:rPr>
              <w:rFonts w:eastAsiaTheme="minorEastAsia"/>
              <w:noProof/>
              <w:lang w:eastAsia="cs-CZ"/>
            </w:rPr>
          </w:pPr>
          <w:hyperlink w:anchor="_Toc481097091" w:history="1">
            <w:r w:rsidR="00F87AB9" w:rsidRPr="009427EE">
              <w:rPr>
                <w:rStyle w:val="Hypertextovodkaz"/>
                <w:noProof/>
              </w:rPr>
              <w:t>5.6</w:t>
            </w:r>
            <w:r w:rsidR="00F87AB9">
              <w:rPr>
                <w:rFonts w:eastAsiaTheme="minorEastAsia"/>
                <w:noProof/>
                <w:lang w:eastAsia="cs-CZ"/>
              </w:rPr>
              <w:tab/>
            </w:r>
            <w:r w:rsidR="00F87AB9" w:rsidRPr="009427EE">
              <w:rPr>
                <w:rStyle w:val="Hypertextovodkaz"/>
                <w:noProof/>
              </w:rPr>
              <w:t>Zajímavé třídy a části kódu</w:t>
            </w:r>
            <w:r w:rsidR="00F87AB9">
              <w:rPr>
                <w:noProof/>
                <w:webHidden/>
              </w:rPr>
              <w:tab/>
            </w:r>
            <w:r w:rsidR="00F87AB9">
              <w:rPr>
                <w:noProof/>
                <w:webHidden/>
              </w:rPr>
              <w:fldChar w:fldCharType="begin"/>
            </w:r>
            <w:r w:rsidR="00F87AB9">
              <w:rPr>
                <w:noProof/>
                <w:webHidden/>
              </w:rPr>
              <w:instrText xml:space="preserve"> PAGEREF _Toc481097091 \h </w:instrText>
            </w:r>
            <w:r w:rsidR="00F87AB9">
              <w:rPr>
                <w:noProof/>
                <w:webHidden/>
              </w:rPr>
            </w:r>
            <w:r w:rsidR="00F87AB9">
              <w:rPr>
                <w:noProof/>
                <w:webHidden/>
              </w:rPr>
              <w:fldChar w:fldCharType="separate"/>
            </w:r>
            <w:r w:rsidR="00557C5F">
              <w:rPr>
                <w:noProof/>
                <w:webHidden/>
              </w:rPr>
              <w:t>28</w:t>
            </w:r>
            <w:r w:rsidR="00F87AB9">
              <w:rPr>
                <w:noProof/>
                <w:webHidden/>
              </w:rPr>
              <w:fldChar w:fldCharType="end"/>
            </w:r>
          </w:hyperlink>
        </w:p>
        <w:p w14:paraId="30605F2D" w14:textId="2C93F2BE" w:rsidR="00F87AB9" w:rsidRDefault="00462964">
          <w:pPr>
            <w:pStyle w:val="Obsah3"/>
            <w:tabs>
              <w:tab w:val="left" w:pos="1320"/>
              <w:tab w:val="right" w:leader="dot" w:pos="9062"/>
            </w:tabs>
            <w:rPr>
              <w:rFonts w:eastAsiaTheme="minorEastAsia"/>
              <w:noProof/>
              <w:lang w:eastAsia="cs-CZ"/>
            </w:rPr>
          </w:pPr>
          <w:hyperlink w:anchor="_Toc481097092" w:history="1">
            <w:r w:rsidR="00F87AB9" w:rsidRPr="009427EE">
              <w:rPr>
                <w:rStyle w:val="Hypertextovodkaz"/>
                <w:noProof/>
              </w:rPr>
              <w:t>5.6.1</w:t>
            </w:r>
            <w:r w:rsidR="00F87AB9">
              <w:rPr>
                <w:rFonts w:eastAsiaTheme="minorEastAsia"/>
                <w:noProof/>
                <w:lang w:eastAsia="cs-CZ"/>
              </w:rPr>
              <w:tab/>
            </w:r>
            <w:r w:rsidR="00F87AB9" w:rsidRPr="009427EE">
              <w:rPr>
                <w:rStyle w:val="Hypertextovodkaz"/>
                <w:noProof/>
              </w:rPr>
              <w:t>Třída Control</w:t>
            </w:r>
            <w:r w:rsidR="00F87AB9">
              <w:rPr>
                <w:noProof/>
                <w:webHidden/>
              </w:rPr>
              <w:tab/>
            </w:r>
            <w:r w:rsidR="00F87AB9">
              <w:rPr>
                <w:noProof/>
                <w:webHidden/>
              </w:rPr>
              <w:fldChar w:fldCharType="begin"/>
            </w:r>
            <w:r w:rsidR="00F87AB9">
              <w:rPr>
                <w:noProof/>
                <w:webHidden/>
              </w:rPr>
              <w:instrText xml:space="preserve"> PAGEREF _Toc481097092 \h </w:instrText>
            </w:r>
            <w:r w:rsidR="00F87AB9">
              <w:rPr>
                <w:noProof/>
                <w:webHidden/>
              </w:rPr>
            </w:r>
            <w:r w:rsidR="00F87AB9">
              <w:rPr>
                <w:noProof/>
                <w:webHidden/>
              </w:rPr>
              <w:fldChar w:fldCharType="separate"/>
            </w:r>
            <w:r w:rsidR="00557C5F">
              <w:rPr>
                <w:noProof/>
                <w:webHidden/>
              </w:rPr>
              <w:t>28</w:t>
            </w:r>
            <w:r w:rsidR="00F87AB9">
              <w:rPr>
                <w:noProof/>
                <w:webHidden/>
              </w:rPr>
              <w:fldChar w:fldCharType="end"/>
            </w:r>
          </w:hyperlink>
        </w:p>
        <w:p w14:paraId="7C301CD5" w14:textId="60E83635" w:rsidR="00F87AB9" w:rsidRDefault="00462964">
          <w:pPr>
            <w:pStyle w:val="Obsah3"/>
            <w:tabs>
              <w:tab w:val="left" w:pos="1320"/>
              <w:tab w:val="right" w:leader="dot" w:pos="9062"/>
            </w:tabs>
            <w:rPr>
              <w:rFonts w:eastAsiaTheme="minorEastAsia"/>
              <w:noProof/>
              <w:lang w:eastAsia="cs-CZ"/>
            </w:rPr>
          </w:pPr>
          <w:hyperlink w:anchor="_Toc481097093" w:history="1">
            <w:r w:rsidR="00F87AB9" w:rsidRPr="009427EE">
              <w:rPr>
                <w:rStyle w:val="Hypertextovodkaz"/>
                <w:noProof/>
              </w:rPr>
              <w:t>5.6.2</w:t>
            </w:r>
            <w:r w:rsidR="00F87AB9">
              <w:rPr>
                <w:rFonts w:eastAsiaTheme="minorEastAsia"/>
                <w:noProof/>
                <w:lang w:eastAsia="cs-CZ"/>
              </w:rPr>
              <w:tab/>
            </w:r>
            <w:r w:rsidR="00F87AB9" w:rsidRPr="009427EE">
              <w:rPr>
                <w:rStyle w:val="Hypertextovodkaz"/>
                <w:noProof/>
              </w:rPr>
              <w:t>Implementace komponenty na plátně</w:t>
            </w:r>
            <w:r w:rsidR="00F87AB9">
              <w:rPr>
                <w:noProof/>
                <w:webHidden/>
              </w:rPr>
              <w:tab/>
            </w:r>
            <w:r w:rsidR="00F87AB9">
              <w:rPr>
                <w:noProof/>
                <w:webHidden/>
              </w:rPr>
              <w:fldChar w:fldCharType="begin"/>
            </w:r>
            <w:r w:rsidR="00F87AB9">
              <w:rPr>
                <w:noProof/>
                <w:webHidden/>
              </w:rPr>
              <w:instrText xml:space="preserve"> PAGEREF _Toc481097093 \h </w:instrText>
            </w:r>
            <w:r w:rsidR="00F87AB9">
              <w:rPr>
                <w:noProof/>
                <w:webHidden/>
              </w:rPr>
            </w:r>
            <w:r w:rsidR="00F87AB9">
              <w:rPr>
                <w:noProof/>
                <w:webHidden/>
              </w:rPr>
              <w:fldChar w:fldCharType="separate"/>
            </w:r>
            <w:r w:rsidR="00557C5F">
              <w:rPr>
                <w:noProof/>
                <w:webHidden/>
              </w:rPr>
              <w:t>29</w:t>
            </w:r>
            <w:r w:rsidR="00F87AB9">
              <w:rPr>
                <w:noProof/>
                <w:webHidden/>
              </w:rPr>
              <w:fldChar w:fldCharType="end"/>
            </w:r>
          </w:hyperlink>
        </w:p>
        <w:p w14:paraId="5CCF0F43" w14:textId="5C827AC1" w:rsidR="00F87AB9" w:rsidRDefault="00462964">
          <w:pPr>
            <w:pStyle w:val="Obsah3"/>
            <w:tabs>
              <w:tab w:val="left" w:pos="1320"/>
              <w:tab w:val="right" w:leader="dot" w:pos="9062"/>
            </w:tabs>
            <w:rPr>
              <w:rFonts w:eastAsiaTheme="minorEastAsia"/>
              <w:noProof/>
              <w:lang w:eastAsia="cs-CZ"/>
            </w:rPr>
          </w:pPr>
          <w:hyperlink w:anchor="_Toc481097094" w:history="1">
            <w:r w:rsidR="00F87AB9" w:rsidRPr="009427EE">
              <w:rPr>
                <w:rStyle w:val="Hypertextovodkaz"/>
                <w:noProof/>
              </w:rPr>
              <w:t>5.6.3</w:t>
            </w:r>
            <w:r w:rsidR="00F87AB9">
              <w:rPr>
                <w:rFonts w:eastAsiaTheme="minorEastAsia"/>
                <w:noProof/>
                <w:lang w:eastAsia="cs-CZ"/>
              </w:rPr>
              <w:tab/>
            </w:r>
            <w:r w:rsidR="00F87AB9" w:rsidRPr="009427EE">
              <w:rPr>
                <w:rStyle w:val="Hypertextovodkaz"/>
                <w:noProof/>
              </w:rPr>
              <w:t>Zpracování výběru z ComboBoxů</w:t>
            </w:r>
            <w:r w:rsidR="00F87AB9">
              <w:rPr>
                <w:noProof/>
                <w:webHidden/>
              </w:rPr>
              <w:tab/>
            </w:r>
            <w:r w:rsidR="00F87AB9">
              <w:rPr>
                <w:noProof/>
                <w:webHidden/>
              </w:rPr>
              <w:fldChar w:fldCharType="begin"/>
            </w:r>
            <w:r w:rsidR="00F87AB9">
              <w:rPr>
                <w:noProof/>
                <w:webHidden/>
              </w:rPr>
              <w:instrText xml:space="preserve"> PAGEREF _Toc481097094 \h </w:instrText>
            </w:r>
            <w:r w:rsidR="00F87AB9">
              <w:rPr>
                <w:noProof/>
                <w:webHidden/>
              </w:rPr>
            </w:r>
            <w:r w:rsidR="00F87AB9">
              <w:rPr>
                <w:noProof/>
                <w:webHidden/>
              </w:rPr>
              <w:fldChar w:fldCharType="separate"/>
            </w:r>
            <w:r w:rsidR="00557C5F">
              <w:rPr>
                <w:noProof/>
                <w:webHidden/>
              </w:rPr>
              <w:t>30</w:t>
            </w:r>
            <w:r w:rsidR="00F87AB9">
              <w:rPr>
                <w:noProof/>
                <w:webHidden/>
              </w:rPr>
              <w:fldChar w:fldCharType="end"/>
            </w:r>
          </w:hyperlink>
        </w:p>
        <w:p w14:paraId="0E896F29" w14:textId="2AA98B99" w:rsidR="00F87AB9" w:rsidRDefault="00462964">
          <w:pPr>
            <w:pStyle w:val="Obsah1"/>
            <w:tabs>
              <w:tab w:val="left" w:pos="440"/>
              <w:tab w:val="right" w:leader="dot" w:pos="9062"/>
            </w:tabs>
            <w:rPr>
              <w:rFonts w:eastAsiaTheme="minorEastAsia"/>
              <w:noProof/>
              <w:lang w:eastAsia="cs-CZ"/>
            </w:rPr>
          </w:pPr>
          <w:hyperlink w:anchor="_Toc481097095" w:history="1">
            <w:r w:rsidR="00F87AB9" w:rsidRPr="009427EE">
              <w:rPr>
                <w:rStyle w:val="Hypertextovodkaz"/>
                <w:noProof/>
              </w:rPr>
              <w:t>6</w:t>
            </w:r>
            <w:r w:rsidR="00F87AB9">
              <w:rPr>
                <w:rFonts w:eastAsiaTheme="minorEastAsia"/>
                <w:noProof/>
                <w:lang w:eastAsia="cs-CZ"/>
              </w:rPr>
              <w:tab/>
            </w:r>
            <w:r w:rsidR="00F87AB9" w:rsidRPr="009427EE">
              <w:rPr>
                <w:rStyle w:val="Hypertextovodkaz"/>
                <w:noProof/>
              </w:rPr>
              <w:t>Uživatelský manuál</w:t>
            </w:r>
            <w:r w:rsidR="00F87AB9">
              <w:rPr>
                <w:noProof/>
                <w:webHidden/>
              </w:rPr>
              <w:tab/>
            </w:r>
            <w:r w:rsidR="00F87AB9">
              <w:rPr>
                <w:noProof/>
                <w:webHidden/>
              </w:rPr>
              <w:fldChar w:fldCharType="begin"/>
            </w:r>
            <w:r w:rsidR="00F87AB9">
              <w:rPr>
                <w:noProof/>
                <w:webHidden/>
              </w:rPr>
              <w:instrText xml:space="preserve"> PAGEREF _Toc481097095 \h </w:instrText>
            </w:r>
            <w:r w:rsidR="00F87AB9">
              <w:rPr>
                <w:noProof/>
                <w:webHidden/>
              </w:rPr>
            </w:r>
            <w:r w:rsidR="00F87AB9">
              <w:rPr>
                <w:noProof/>
                <w:webHidden/>
              </w:rPr>
              <w:fldChar w:fldCharType="separate"/>
            </w:r>
            <w:r w:rsidR="00557C5F">
              <w:rPr>
                <w:noProof/>
                <w:webHidden/>
              </w:rPr>
              <w:t>32</w:t>
            </w:r>
            <w:r w:rsidR="00F87AB9">
              <w:rPr>
                <w:noProof/>
                <w:webHidden/>
              </w:rPr>
              <w:fldChar w:fldCharType="end"/>
            </w:r>
          </w:hyperlink>
        </w:p>
        <w:p w14:paraId="497A2800" w14:textId="22333F26" w:rsidR="00F87AB9" w:rsidRDefault="00462964">
          <w:pPr>
            <w:pStyle w:val="Obsah2"/>
            <w:rPr>
              <w:rFonts w:eastAsiaTheme="minorEastAsia"/>
              <w:noProof/>
              <w:lang w:eastAsia="cs-CZ"/>
            </w:rPr>
          </w:pPr>
          <w:hyperlink w:anchor="_Toc481097096" w:history="1">
            <w:r w:rsidR="00F87AB9" w:rsidRPr="009427EE">
              <w:rPr>
                <w:rStyle w:val="Hypertextovodkaz"/>
                <w:noProof/>
              </w:rPr>
              <w:t>6.1</w:t>
            </w:r>
            <w:r w:rsidR="00F87AB9">
              <w:rPr>
                <w:rFonts w:eastAsiaTheme="minorEastAsia"/>
                <w:noProof/>
                <w:lang w:eastAsia="cs-CZ"/>
              </w:rPr>
              <w:tab/>
            </w:r>
            <w:r w:rsidR="00F87AB9" w:rsidRPr="009427EE">
              <w:rPr>
                <w:rStyle w:val="Hypertextovodkaz"/>
                <w:noProof/>
              </w:rPr>
              <w:t>Instalace aplikace</w:t>
            </w:r>
            <w:r w:rsidR="00F87AB9">
              <w:rPr>
                <w:noProof/>
                <w:webHidden/>
              </w:rPr>
              <w:tab/>
            </w:r>
            <w:r w:rsidR="00F87AB9">
              <w:rPr>
                <w:noProof/>
                <w:webHidden/>
              </w:rPr>
              <w:fldChar w:fldCharType="begin"/>
            </w:r>
            <w:r w:rsidR="00F87AB9">
              <w:rPr>
                <w:noProof/>
                <w:webHidden/>
              </w:rPr>
              <w:instrText xml:space="preserve"> PAGEREF _Toc481097096 \h </w:instrText>
            </w:r>
            <w:r w:rsidR="00F87AB9">
              <w:rPr>
                <w:noProof/>
                <w:webHidden/>
              </w:rPr>
            </w:r>
            <w:r w:rsidR="00F87AB9">
              <w:rPr>
                <w:noProof/>
                <w:webHidden/>
              </w:rPr>
              <w:fldChar w:fldCharType="separate"/>
            </w:r>
            <w:r w:rsidR="00557C5F">
              <w:rPr>
                <w:noProof/>
                <w:webHidden/>
              </w:rPr>
              <w:t>32</w:t>
            </w:r>
            <w:r w:rsidR="00F87AB9">
              <w:rPr>
                <w:noProof/>
                <w:webHidden/>
              </w:rPr>
              <w:fldChar w:fldCharType="end"/>
            </w:r>
          </w:hyperlink>
        </w:p>
        <w:p w14:paraId="6E5D5300" w14:textId="5CD72014" w:rsidR="00F87AB9" w:rsidRDefault="00462964">
          <w:pPr>
            <w:pStyle w:val="Obsah2"/>
            <w:rPr>
              <w:rFonts w:eastAsiaTheme="minorEastAsia"/>
              <w:noProof/>
              <w:lang w:eastAsia="cs-CZ"/>
            </w:rPr>
          </w:pPr>
          <w:hyperlink w:anchor="_Toc481097097" w:history="1">
            <w:r w:rsidR="00F87AB9" w:rsidRPr="009427EE">
              <w:rPr>
                <w:rStyle w:val="Hypertextovodkaz"/>
                <w:noProof/>
              </w:rPr>
              <w:t>6.2</w:t>
            </w:r>
            <w:r w:rsidR="00F87AB9">
              <w:rPr>
                <w:rFonts w:eastAsiaTheme="minorEastAsia"/>
                <w:noProof/>
                <w:lang w:eastAsia="cs-CZ"/>
              </w:rPr>
              <w:tab/>
            </w:r>
            <w:r w:rsidR="00F87AB9" w:rsidRPr="009427EE">
              <w:rPr>
                <w:rStyle w:val="Hypertextovodkaz"/>
                <w:noProof/>
              </w:rPr>
              <w:t>Rozložení aplikace</w:t>
            </w:r>
            <w:r w:rsidR="00F87AB9">
              <w:rPr>
                <w:noProof/>
                <w:webHidden/>
              </w:rPr>
              <w:tab/>
            </w:r>
            <w:r w:rsidR="00F87AB9">
              <w:rPr>
                <w:noProof/>
                <w:webHidden/>
              </w:rPr>
              <w:fldChar w:fldCharType="begin"/>
            </w:r>
            <w:r w:rsidR="00F87AB9">
              <w:rPr>
                <w:noProof/>
                <w:webHidden/>
              </w:rPr>
              <w:instrText xml:space="preserve"> PAGEREF _Toc481097097 \h </w:instrText>
            </w:r>
            <w:r w:rsidR="00F87AB9">
              <w:rPr>
                <w:noProof/>
                <w:webHidden/>
              </w:rPr>
            </w:r>
            <w:r w:rsidR="00F87AB9">
              <w:rPr>
                <w:noProof/>
                <w:webHidden/>
              </w:rPr>
              <w:fldChar w:fldCharType="separate"/>
            </w:r>
            <w:r w:rsidR="00557C5F">
              <w:rPr>
                <w:noProof/>
                <w:webHidden/>
              </w:rPr>
              <w:t>32</w:t>
            </w:r>
            <w:r w:rsidR="00F87AB9">
              <w:rPr>
                <w:noProof/>
                <w:webHidden/>
              </w:rPr>
              <w:fldChar w:fldCharType="end"/>
            </w:r>
          </w:hyperlink>
        </w:p>
        <w:p w14:paraId="0D462063" w14:textId="60D5FAE3" w:rsidR="00F87AB9" w:rsidRDefault="00462964">
          <w:pPr>
            <w:pStyle w:val="Obsah3"/>
            <w:tabs>
              <w:tab w:val="left" w:pos="1320"/>
              <w:tab w:val="right" w:leader="dot" w:pos="9062"/>
            </w:tabs>
            <w:rPr>
              <w:rFonts w:eastAsiaTheme="minorEastAsia"/>
              <w:noProof/>
              <w:lang w:eastAsia="cs-CZ"/>
            </w:rPr>
          </w:pPr>
          <w:hyperlink w:anchor="_Toc481097098" w:history="1">
            <w:r w:rsidR="00F87AB9" w:rsidRPr="009427EE">
              <w:rPr>
                <w:rStyle w:val="Hypertextovodkaz"/>
                <w:noProof/>
              </w:rPr>
              <w:t>6.2.1</w:t>
            </w:r>
            <w:r w:rsidR="00F87AB9">
              <w:rPr>
                <w:rFonts w:eastAsiaTheme="minorEastAsia"/>
                <w:noProof/>
                <w:lang w:eastAsia="cs-CZ"/>
              </w:rPr>
              <w:tab/>
            </w:r>
            <w:r w:rsidR="00F87AB9" w:rsidRPr="009427EE">
              <w:rPr>
                <w:rStyle w:val="Hypertextovodkaz"/>
                <w:noProof/>
              </w:rPr>
              <w:t>Hlavní obrazovka</w:t>
            </w:r>
            <w:r w:rsidR="00F87AB9">
              <w:rPr>
                <w:noProof/>
                <w:webHidden/>
              </w:rPr>
              <w:tab/>
            </w:r>
            <w:r w:rsidR="00F87AB9">
              <w:rPr>
                <w:noProof/>
                <w:webHidden/>
              </w:rPr>
              <w:fldChar w:fldCharType="begin"/>
            </w:r>
            <w:r w:rsidR="00F87AB9">
              <w:rPr>
                <w:noProof/>
                <w:webHidden/>
              </w:rPr>
              <w:instrText xml:space="preserve"> PAGEREF _Toc481097098 \h </w:instrText>
            </w:r>
            <w:r w:rsidR="00F87AB9">
              <w:rPr>
                <w:noProof/>
                <w:webHidden/>
              </w:rPr>
            </w:r>
            <w:r w:rsidR="00F87AB9">
              <w:rPr>
                <w:noProof/>
                <w:webHidden/>
              </w:rPr>
              <w:fldChar w:fldCharType="separate"/>
            </w:r>
            <w:r w:rsidR="00557C5F">
              <w:rPr>
                <w:noProof/>
                <w:webHidden/>
              </w:rPr>
              <w:t>32</w:t>
            </w:r>
            <w:r w:rsidR="00F87AB9">
              <w:rPr>
                <w:noProof/>
                <w:webHidden/>
              </w:rPr>
              <w:fldChar w:fldCharType="end"/>
            </w:r>
          </w:hyperlink>
        </w:p>
        <w:p w14:paraId="56553355" w14:textId="777B53F2" w:rsidR="00F87AB9" w:rsidRDefault="00462964">
          <w:pPr>
            <w:pStyle w:val="Obsah3"/>
            <w:tabs>
              <w:tab w:val="right" w:leader="dot" w:pos="9062"/>
            </w:tabs>
            <w:rPr>
              <w:rFonts w:eastAsiaTheme="minorEastAsia"/>
              <w:noProof/>
              <w:lang w:eastAsia="cs-CZ"/>
            </w:rPr>
          </w:pPr>
          <w:hyperlink w:anchor="_Toc481097099" w:history="1">
            <w:r w:rsidR="00F87AB9" w:rsidRPr="009427EE">
              <w:rPr>
                <w:rStyle w:val="Hypertextovodkaz"/>
                <w:noProof/>
              </w:rPr>
              <w:t>6.2.3 Prvek plátna</w:t>
            </w:r>
            <w:r w:rsidR="00F87AB9">
              <w:rPr>
                <w:noProof/>
                <w:webHidden/>
              </w:rPr>
              <w:tab/>
            </w:r>
            <w:r w:rsidR="00F87AB9">
              <w:rPr>
                <w:noProof/>
                <w:webHidden/>
              </w:rPr>
              <w:fldChar w:fldCharType="begin"/>
            </w:r>
            <w:r w:rsidR="00F87AB9">
              <w:rPr>
                <w:noProof/>
                <w:webHidden/>
              </w:rPr>
              <w:instrText xml:space="preserve"> PAGEREF _Toc481097099 \h </w:instrText>
            </w:r>
            <w:r w:rsidR="00F87AB9">
              <w:rPr>
                <w:noProof/>
                <w:webHidden/>
              </w:rPr>
            </w:r>
            <w:r w:rsidR="00F87AB9">
              <w:rPr>
                <w:noProof/>
                <w:webHidden/>
              </w:rPr>
              <w:fldChar w:fldCharType="separate"/>
            </w:r>
            <w:r w:rsidR="00557C5F">
              <w:rPr>
                <w:noProof/>
                <w:webHidden/>
              </w:rPr>
              <w:t>32</w:t>
            </w:r>
            <w:r w:rsidR="00F87AB9">
              <w:rPr>
                <w:noProof/>
                <w:webHidden/>
              </w:rPr>
              <w:fldChar w:fldCharType="end"/>
            </w:r>
          </w:hyperlink>
        </w:p>
        <w:p w14:paraId="1D9F14A7" w14:textId="12DCEA3C" w:rsidR="00F87AB9" w:rsidRDefault="00462964">
          <w:pPr>
            <w:pStyle w:val="Obsah3"/>
            <w:tabs>
              <w:tab w:val="left" w:pos="1320"/>
              <w:tab w:val="right" w:leader="dot" w:pos="9062"/>
            </w:tabs>
            <w:rPr>
              <w:rFonts w:eastAsiaTheme="minorEastAsia"/>
              <w:noProof/>
              <w:lang w:eastAsia="cs-CZ"/>
            </w:rPr>
          </w:pPr>
          <w:hyperlink w:anchor="_Toc481097100" w:history="1">
            <w:r w:rsidR="00F87AB9" w:rsidRPr="009427EE">
              <w:rPr>
                <w:rStyle w:val="Hypertextovodkaz"/>
                <w:noProof/>
              </w:rPr>
              <w:t>6.2.2</w:t>
            </w:r>
            <w:r w:rsidR="00F87AB9">
              <w:rPr>
                <w:rFonts w:eastAsiaTheme="minorEastAsia"/>
                <w:noProof/>
                <w:lang w:eastAsia="cs-CZ"/>
              </w:rPr>
              <w:tab/>
            </w:r>
            <w:r w:rsidR="00F87AB9" w:rsidRPr="009427EE">
              <w:rPr>
                <w:rStyle w:val="Hypertextovodkaz"/>
                <w:noProof/>
              </w:rPr>
              <w:t>Menu</w:t>
            </w:r>
            <w:r w:rsidR="00F87AB9">
              <w:rPr>
                <w:noProof/>
                <w:webHidden/>
              </w:rPr>
              <w:tab/>
            </w:r>
            <w:r w:rsidR="00F87AB9">
              <w:rPr>
                <w:noProof/>
                <w:webHidden/>
              </w:rPr>
              <w:fldChar w:fldCharType="begin"/>
            </w:r>
            <w:r w:rsidR="00F87AB9">
              <w:rPr>
                <w:noProof/>
                <w:webHidden/>
              </w:rPr>
              <w:instrText xml:space="preserve"> PAGEREF _Toc481097100 \h </w:instrText>
            </w:r>
            <w:r w:rsidR="00F87AB9">
              <w:rPr>
                <w:noProof/>
                <w:webHidden/>
              </w:rPr>
            </w:r>
            <w:r w:rsidR="00F87AB9">
              <w:rPr>
                <w:noProof/>
                <w:webHidden/>
              </w:rPr>
              <w:fldChar w:fldCharType="separate"/>
            </w:r>
            <w:r w:rsidR="00557C5F">
              <w:rPr>
                <w:noProof/>
                <w:webHidden/>
              </w:rPr>
              <w:t>33</w:t>
            </w:r>
            <w:r w:rsidR="00F87AB9">
              <w:rPr>
                <w:noProof/>
                <w:webHidden/>
              </w:rPr>
              <w:fldChar w:fldCharType="end"/>
            </w:r>
          </w:hyperlink>
        </w:p>
        <w:p w14:paraId="7AE81D29" w14:textId="2A995D67" w:rsidR="00F87AB9" w:rsidRDefault="00462964">
          <w:pPr>
            <w:pStyle w:val="Obsah2"/>
            <w:rPr>
              <w:rFonts w:eastAsiaTheme="minorEastAsia"/>
              <w:noProof/>
              <w:lang w:eastAsia="cs-CZ"/>
            </w:rPr>
          </w:pPr>
          <w:hyperlink w:anchor="_Toc481097101" w:history="1">
            <w:r w:rsidR="00F87AB9" w:rsidRPr="009427EE">
              <w:rPr>
                <w:rStyle w:val="Hypertextovodkaz"/>
                <w:noProof/>
              </w:rPr>
              <w:t>6.3</w:t>
            </w:r>
            <w:r w:rsidR="00F87AB9">
              <w:rPr>
                <w:rFonts w:eastAsiaTheme="minorEastAsia"/>
                <w:noProof/>
                <w:lang w:eastAsia="cs-CZ"/>
              </w:rPr>
              <w:tab/>
            </w:r>
            <w:r w:rsidR="00F87AB9" w:rsidRPr="009427EE">
              <w:rPr>
                <w:rStyle w:val="Hypertextovodkaz"/>
                <w:noProof/>
              </w:rPr>
              <w:t>Druhy formulářů</w:t>
            </w:r>
            <w:r w:rsidR="00F87AB9">
              <w:rPr>
                <w:noProof/>
                <w:webHidden/>
              </w:rPr>
              <w:tab/>
            </w:r>
            <w:r w:rsidR="00F87AB9">
              <w:rPr>
                <w:noProof/>
                <w:webHidden/>
              </w:rPr>
              <w:fldChar w:fldCharType="begin"/>
            </w:r>
            <w:r w:rsidR="00F87AB9">
              <w:rPr>
                <w:noProof/>
                <w:webHidden/>
              </w:rPr>
              <w:instrText xml:space="preserve"> PAGEREF _Toc481097101 \h </w:instrText>
            </w:r>
            <w:r w:rsidR="00F87AB9">
              <w:rPr>
                <w:noProof/>
                <w:webHidden/>
              </w:rPr>
            </w:r>
            <w:r w:rsidR="00F87AB9">
              <w:rPr>
                <w:noProof/>
                <w:webHidden/>
              </w:rPr>
              <w:fldChar w:fldCharType="separate"/>
            </w:r>
            <w:r w:rsidR="00557C5F">
              <w:rPr>
                <w:noProof/>
                <w:webHidden/>
              </w:rPr>
              <w:t>33</w:t>
            </w:r>
            <w:r w:rsidR="00F87AB9">
              <w:rPr>
                <w:noProof/>
                <w:webHidden/>
              </w:rPr>
              <w:fldChar w:fldCharType="end"/>
            </w:r>
          </w:hyperlink>
        </w:p>
        <w:p w14:paraId="35B3AD93" w14:textId="333B42B2" w:rsidR="00F87AB9" w:rsidRDefault="00462964">
          <w:pPr>
            <w:pStyle w:val="Obsah3"/>
            <w:tabs>
              <w:tab w:val="left" w:pos="1320"/>
              <w:tab w:val="right" w:leader="dot" w:pos="9062"/>
            </w:tabs>
            <w:rPr>
              <w:rFonts w:eastAsiaTheme="minorEastAsia"/>
              <w:noProof/>
              <w:lang w:eastAsia="cs-CZ"/>
            </w:rPr>
          </w:pPr>
          <w:hyperlink w:anchor="_Toc481097102" w:history="1">
            <w:r w:rsidR="00F87AB9" w:rsidRPr="009427EE">
              <w:rPr>
                <w:rStyle w:val="Hypertextovodkaz"/>
                <w:noProof/>
              </w:rPr>
              <w:t>6.3.1</w:t>
            </w:r>
            <w:r w:rsidR="00F87AB9">
              <w:rPr>
                <w:rFonts w:eastAsiaTheme="minorEastAsia"/>
                <w:noProof/>
                <w:lang w:eastAsia="cs-CZ"/>
              </w:rPr>
              <w:tab/>
            </w:r>
            <w:r w:rsidR="00F87AB9" w:rsidRPr="009427EE">
              <w:rPr>
                <w:rStyle w:val="Hypertextovodkaz"/>
                <w:noProof/>
              </w:rPr>
              <w:t>Formuláře s tabulkou</w:t>
            </w:r>
            <w:r w:rsidR="00F87AB9">
              <w:rPr>
                <w:noProof/>
                <w:webHidden/>
              </w:rPr>
              <w:tab/>
            </w:r>
            <w:r w:rsidR="00F87AB9">
              <w:rPr>
                <w:noProof/>
                <w:webHidden/>
              </w:rPr>
              <w:fldChar w:fldCharType="begin"/>
            </w:r>
            <w:r w:rsidR="00F87AB9">
              <w:rPr>
                <w:noProof/>
                <w:webHidden/>
              </w:rPr>
              <w:instrText xml:space="preserve"> PAGEREF _Toc481097102 \h </w:instrText>
            </w:r>
            <w:r w:rsidR="00F87AB9">
              <w:rPr>
                <w:noProof/>
                <w:webHidden/>
              </w:rPr>
            </w:r>
            <w:r w:rsidR="00F87AB9">
              <w:rPr>
                <w:noProof/>
                <w:webHidden/>
              </w:rPr>
              <w:fldChar w:fldCharType="separate"/>
            </w:r>
            <w:r w:rsidR="00557C5F">
              <w:rPr>
                <w:noProof/>
                <w:webHidden/>
              </w:rPr>
              <w:t>33</w:t>
            </w:r>
            <w:r w:rsidR="00F87AB9">
              <w:rPr>
                <w:noProof/>
                <w:webHidden/>
              </w:rPr>
              <w:fldChar w:fldCharType="end"/>
            </w:r>
          </w:hyperlink>
        </w:p>
        <w:p w14:paraId="4916A7A9" w14:textId="0E333FF1" w:rsidR="00F87AB9" w:rsidRDefault="00462964">
          <w:pPr>
            <w:pStyle w:val="Obsah3"/>
            <w:tabs>
              <w:tab w:val="left" w:pos="1320"/>
              <w:tab w:val="right" w:leader="dot" w:pos="9062"/>
            </w:tabs>
            <w:rPr>
              <w:rFonts w:eastAsiaTheme="minorEastAsia"/>
              <w:noProof/>
              <w:lang w:eastAsia="cs-CZ"/>
            </w:rPr>
          </w:pPr>
          <w:hyperlink w:anchor="_Toc481097103" w:history="1">
            <w:r w:rsidR="00F87AB9" w:rsidRPr="009427EE">
              <w:rPr>
                <w:rStyle w:val="Hypertextovodkaz"/>
                <w:noProof/>
              </w:rPr>
              <w:t>6.3.2</w:t>
            </w:r>
            <w:r w:rsidR="00F87AB9">
              <w:rPr>
                <w:rFonts w:eastAsiaTheme="minorEastAsia"/>
                <w:noProof/>
                <w:lang w:eastAsia="cs-CZ"/>
              </w:rPr>
              <w:tab/>
            </w:r>
            <w:r w:rsidR="00F87AB9" w:rsidRPr="009427EE">
              <w:rPr>
                <w:rStyle w:val="Hypertextovodkaz"/>
                <w:noProof/>
              </w:rPr>
              <w:t>Dvojí zobrazení formuláře</w:t>
            </w:r>
            <w:r w:rsidR="00F87AB9">
              <w:rPr>
                <w:noProof/>
                <w:webHidden/>
              </w:rPr>
              <w:tab/>
            </w:r>
            <w:r w:rsidR="00F87AB9">
              <w:rPr>
                <w:noProof/>
                <w:webHidden/>
              </w:rPr>
              <w:fldChar w:fldCharType="begin"/>
            </w:r>
            <w:r w:rsidR="00F87AB9">
              <w:rPr>
                <w:noProof/>
                <w:webHidden/>
              </w:rPr>
              <w:instrText xml:space="preserve"> PAGEREF _Toc481097103 \h </w:instrText>
            </w:r>
            <w:r w:rsidR="00F87AB9">
              <w:rPr>
                <w:noProof/>
                <w:webHidden/>
              </w:rPr>
            </w:r>
            <w:r w:rsidR="00F87AB9">
              <w:rPr>
                <w:noProof/>
                <w:webHidden/>
              </w:rPr>
              <w:fldChar w:fldCharType="separate"/>
            </w:r>
            <w:r w:rsidR="00557C5F">
              <w:rPr>
                <w:noProof/>
                <w:webHidden/>
              </w:rPr>
              <w:t>33</w:t>
            </w:r>
            <w:r w:rsidR="00F87AB9">
              <w:rPr>
                <w:noProof/>
                <w:webHidden/>
              </w:rPr>
              <w:fldChar w:fldCharType="end"/>
            </w:r>
          </w:hyperlink>
        </w:p>
        <w:p w14:paraId="052ACE46" w14:textId="3A7D8076" w:rsidR="00F87AB9" w:rsidRDefault="00462964">
          <w:pPr>
            <w:pStyle w:val="Obsah3"/>
            <w:tabs>
              <w:tab w:val="left" w:pos="1320"/>
              <w:tab w:val="right" w:leader="dot" w:pos="9062"/>
            </w:tabs>
            <w:rPr>
              <w:rFonts w:eastAsiaTheme="minorEastAsia"/>
              <w:noProof/>
              <w:lang w:eastAsia="cs-CZ"/>
            </w:rPr>
          </w:pPr>
          <w:hyperlink w:anchor="_Toc481097104" w:history="1">
            <w:r w:rsidR="00F87AB9" w:rsidRPr="009427EE">
              <w:rPr>
                <w:rStyle w:val="Hypertextovodkaz"/>
                <w:noProof/>
              </w:rPr>
              <w:t>6.3.3</w:t>
            </w:r>
            <w:r w:rsidR="00F87AB9">
              <w:rPr>
                <w:rFonts w:eastAsiaTheme="minorEastAsia"/>
                <w:noProof/>
                <w:lang w:eastAsia="cs-CZ"/>
              </w:rPr>
              <w:tab/>
            </w:r>
            <w:r w:rsidR="00F87AB9" w:rsidRPr="009427EE">
              <w:rPr>
                <w:rStyle w:val="Hypertextovodkaz"/>
                <w:noProof/>
              </w:rPr>
              <w:t>Složitější formuláře</w:t>
            </w:r>
            <w:r w:rsidR="00F87AB9">
              <w:rPr>
                <w:noProof/>
                <w:webHidden/>
              </w:rPr>
              <w:tab/>
            </w:r>
            <w:r w:rsidR="00F87AB9">
              <w:rPr>
                <w:noProof/>
                <w:webHidden/>
              </w:rPr>
              <w:fldChar w:fldCharType="begin"/>
            </w:r>
            <w:r w:rsidR="00F87AB9">
              <w:rPr>
                <w:noProof/>
                <w:webHidden/>
              </w:rPr>
              <w:instrText xml:space="preserve"> PAGEREF _Toc481097104 \h </w:instrText>
            </w:r>
            <w:r w:rsidR="00F87AB9">
              <w:rPr>
                <w:noProof/>
                <w:webHidden/>
              </w:rPr>
            </w:r>
            <w:r w:rsidR="00F87AB9">
              <w:rPr>
                <w:noProof/>
                <w:webHidden/>
              </w:rPr>
              <w:fldChar w:fldCharType="separate"/>
            </w:r>
            <w:r w:rsidR="00557C5F">
              <w:rPr>
                <w:noProof/>
                <w:webHidden/>
              </w:rPr>
              <w:t>34</w:t>
            </w:r>
            <w:r w:rsidR="00F87AB9">
              <w:rPr>
                <w:noProof/>
                <w:webHidden/>
              </w:rPr>
              <w:fldChar w:fldCharType="end"/>
            </w:r>
          </w:hyperlink>
        </w:p>
        <w:p w14:paraId="5637F8AB" w14:textId="1130FCA9" w:rsidR="00F87AB9" w:rsidRDefault="00462964">
          <w:pPr>
            <w:pStyle w:val="Obsah2"/>
            <w:rPr>
              <w:rFonts w:eastAsiaTheme="minorEastAsia"/>
              <w:noProof/>
              <w:lang w:eastAsia="cs-CZ"/>
            </w:rPr>
          </w:pPr>
          <w:hyperlink w:anchor="_Toc481097105" w:history="1">
            <w:r w:rsidR="00F87AB9" w:rsidRPr="009427EE">
              <w:rPr>
                <w:rStyle w:val="Hypertextovodkaz"/>
                <w:noProof/>
              </w:rPr>
              <w:t>6.4</w:t>
            </w:r>
            <w:r w:rsidR="00F87AB9">
              <w:rPr>
                <w:rFonts w:eastAsiaTheme="minorEastAsia"/>
                <w:noProof/>
                <w:lang w:eastAsia="cs-CZ"/>
              </w:rPr>
              <w:tab/>
            </w:r>
            <w:r w:rsidR="00F87AB9" w:rsidRPr="009427EE">
              <w:rPr>
                <w:rStyle w:val="Hypertextovodkaz"/>
                <w:noProof/>
              </w:rPr>
              <w:t>Propojování objektů</w:t>
            </w:r>
            <w:r w:rsidR="00F87AB9">
              <w:rPr>
                <w:noProof/>
                <w:webHidden/>
              </w:rPr>
              <w:tab/>
            </w:r>
            <w:r w:rsidR="00F87AB9">
              <w:rPr>
                <w:noProof/>
                <w:webHidden/>
              </w:rPr>
              <w:fldChar w:fldCharType="begin"/>
            </w:r>
            <w:r w:rsidR="00F87AB9">
              <w:rPr>
                <w:noProof/>
                <w:webHidden/>
              </w:rPr>
              <w:instrText xml:space="preserve"> PAGEREF _Toc481097105 \h </w:instrText>
            </w:r>
            <w:r w:rsidR="00F87AB9">
              <w:rPr>
                <w:noProof/>
                <w:webHidden/>
              </w:rPr>
            </w:r>
            <w:r w:rsidR="00F87AB9">
              <w:rPr>
                <w:noProof/>
                <w:webHidden/>
              </w:rPr>
              <w:fldChar w:fldCharType="separate"/>
            </w:r>
            <w:r w:rsidR="00557C5F">
              <w:rPr>
                <w:noProof/>
                <w:webHidden/>
              </w:rPr>
              <w:t>35</w:t>
            </w:r>
            <w:r w:rsidR="00F87AB9">
              <w:rPr>
                <w:noProof/>
                <w:webHidden/>
              </w:rPr>
              <w:fldChar w:fldCharType="end"/>
            </w:r>
          </w:hyperlink>
        </w:p>
        <w:p w14:paraId="3C4B9C87" w14:textId="4E46D9F0" w:rsidR="00F87AB9" w:rsidRDefault="00462964">
          <w:pPr>
            <w:pStyle w:val="Obsah2"/>
            <w:rPr>
              <w:rFonts w:eastAsiaTheme="minorEastAsia"/>
              <w:noProof/>
              <w:lang w:eastAsia="cs-CZ"/>
            </w:rPr>
          </w:pPr>
          <w:hyperlink w:anchor="_Toc481097106" w:history="1">
            <w:r w:rsidR="00F87AB9" w:rsidRPr="009427EE">
              <w:rPr>
                <w:rStyle w:val="Hypertextovodkaz"/>
                <w:noProof/>
              </w:rPr>
              <w:t>6.5</w:t>
            </w:r>
            <w:r w:rsidR="00F87AB9">
              <w:rPr>
                <w:rFonts w:eastAsiaTheme="minorEastAsia"/>
                <w:noProof/>
                <w:lang w:eastAsia="cs-CZ"/>
              </w:rPr>
              <w:tab/>
            </w:r>
            <w:r w:rsidR="00F87AB9" w:rsidRPr="009427EE">
              <w:rPr>
                <w:rStyle w:val="Hypertextovodkaz"/>
                <w:noProof/>
              </w:rPr>
              <w:t>Aplikační hlášení</w:t>
            </w:r>
            <w:r w:rsidR="00F87AB9">
              <w:rPr>
                <w:noProof/>
                <w:webHidden/>
              </w:rPr>
              <w:tab/>
            </w:r>
            <w:r w:rsidR="00F87AB9">
              <w:rPr>
                <w:noProof/>
                <w:webHidden/>
              </w:rPr>
              <w:fldChar w:fldCharType="begin"/>
            </w:r>
            <w:r w:rsidR="00F87AB9">
              <w:rPr>
                <w:noProof/>
                <w:webHidden/>
              </w:rPr>
              <w:instrText xml:space="preserve"> PAGEREF _Toc481097106 \h </w:instrText>
            </w:r>
            <w:r w:rsidR="00F87AB9">
              <w:rPr>
                <w:noProof/>
                <w:webHidden/>
              </w:rPr>
            </w:r>
            <w:r w:rsidR="00F87AB9">
              <w:rPr>
                <w:noProof/>
                <w:webHidden/>
              </w:rPr>
              <w:fldChar w:fldCharType="separate"/>
            </w:r>
            <w:r w:rsidR="00557C5F">
              <w:rPr>
                <w:noProof/>
                <w:webHidden/>
              </w:rPr>
              <w:t>36</w:t>
            </w:r>
            <w:r w:rsidR="00F87AB9">
              <w:rPr>
                <w:noProof/>
                <w:webHidden/>
              </w:rPr>
              <w:fldChar w:fldCharType="end"/>
            </w:r>
          </w:hyperlink>
        </w:p>
        <w:p w14:paraId="3BC0A9CE" w14:textId="649CB81C" w:rsidR="00F87AB9" w:rsidRDefault="00462964">
          <w:pPr>
            <w:pStyle w:val="Obsah3"/>
            <w:tabs>
              <w:tab w:val="left" w:pos="1320"/>
              <w:tab w:val="right" w:leader="dot" w:pos="9062"/>
            </w:tabs>
            <w:rPr>
              <w:rFonts w:eastAsiaTheme="minorEastAsia"/>
              <w:noProof/>
              <w:lang w:eastAsia="cs-CZ"/>
            </w:rPr>
          </w:pPr>
          <w:hyperlink w:anchor="_Toc481097107" w:history="1">
            <w:r w:rsidR="00F87AB9" w:rsidRPr="009427EE">
              <w:rPr>
                <w:rStyle w:val="Hypertextovodkaz"/>
                <w:noProof/>
              </w:rPr>
              <w:t>6.5.1</w:t>
            </w:r>
            <w:r w:rsidR="00F87AB9">
              <w:rPr>
                <w:rFonts w:eastAsiaTheme="minorEastAsia"/>
                <w:noProof/>
                <w:lang w:eastAsia="cs-CZ"/>
              </w:rPr>
              <w:tab/>
            </w:r>
            <w:r w:rsidR="00F87AB9" w:rsidRPr="009427EE">
              <w:rPr>
                <w:rStyle w:val="Hypertextovodkaz"/>
                <w:noProof/>
              </w:rPr>
              <w:t>Tabulková hlášení</w:t>
            </w:r>
            <w:r w:rsidR="00F87AB9">
              <w:rPr>
                <w:noProof/>
                <w:webHidden/>
              </w:rPr>
              <w:tab/>
            </w:r>
            <w:r w:rsidR="00F87AB9">
              <w:rPr>
                <w:noProof/>
                <w:webHidden/>
              </w:rPr>
              <w:fldChar w:fldCharType="begin"/>
            </w:r>
            <w:r w:rsidR="00F87AB9">
              <w:rPr>
                <w:noProof/>
                <w:webHidden/>
              </w:rPr>
              <w:instrText xml:space="preserve"> PAGEREF _Toc481097107 \h </w:instrText>
            </w:r>
            <w:r w:rsidR="00F87AB9">
              <w:rPr>
                <w:noProof/>
                <w:webHidden/>
              </w:rPr>
            </w:r>
            <w:r w:rsidR="00F87AB9">
              <w:rPr>
                <w:noProof/>
                <w:webHidden/>
              </w:rPr>
              <w:fldChar w:fldCharType="separate"/>
            </w:r>
            <w:r w:rsidR="00557C5F">
              <w:rPr>
                <w:noProof/>
                <w:webHidden/>
              </w:rPr>
              <w:t>36</w:t>
            </w:r>
            <w:r w:rsidR="00F87AB9">
              <w:rPr>
                <w:noProof/>
                <w:webHidden/>
              </w:rPr>
              <w:fldChar w:fldCharType="end"/>
            </w:r>
          </w:hyperlink>
        </w:p>
        <w:p w14:paraId="693F179B" w14:textId="5ECE4577" w:rsidR="00F87AB9" w:rsidRDefault="00462964">
          <w:pPr>
            <w:pStyle w:val="Obsah3"/>
            <w:tabs>
              <w:tab w:val="left" w:pos="1320"/>
              <w:tab w:val="right" w:leader="dot" w:pos="9062"/>
            </w:tabs>
            <w:rPr>
              <w:rFonts w:eastAsiaTheme="minorEastAsia"/>
              <w:noProof/>
              <w:lang w:eastAsia="cs-CZ"/>
            </w:rPr>
          </w:pPr>
          <w:hyperlink w:anchor="_Toc481097108" w:history="1">
            <w:r w:rsidR="00F87AB9" w:rsidRPr="009427EE">
              <w:rPr>
                <w:rStyle w:val="Hypertextovodkaz"/>
                <w:noProof/>
              </w:rPr>
              <w:t>6.5.2</w:t>
            </w:r>
            <w:r w:rsidR="00F87AB9">
              <w:rPr>
                <w:rFonts w:eastAsiaTheme="minorEastAsia"/>
                <w:noProof/>
                <w:lang w:eastAsia="cs-CZ"/>
              </w:rPr>
              <w:tab/>
            </w:r>
            <w:r w:rsidR="00F87AB9" w:rsidRPr="009427EE">
              <w:rPr>
                <w:rStyle w:val="Hypertextovodkaz"/>
                <w:noProof/>
              </w:rPr>
              <w:t>Nevyplněné pole</w:t>
            </w:r>
            <w:r w:rsidR="00F87AB9">
              <w:rPr>
                <w:noProof/>
                <w:webHidden/>
              </w:rPr>
              <w:tab/>
            </w:r>
            <w:r w:rsidR="00F87AB9">
              <w:rPr>
                <w:noProof/>
                <w:webHidden/>
              </w:rPr>
              <w:fldChar w:fldCharType="begin"/>
            </w:r>
            <w:r w:rsidR="00F87AB9">
              <w:rPr>
                <w:noProof/>
                <w:webHidden/>
              </w:rPr>
              <w:instrText xml:space="preserve"> PAGEREF _Toc481097108 \h </w:instrText>
            </w:r>
            <w:r w:rsidR="00F87AB9">
              <w:rPr>
                <w:noProof/>
                <w:webHidden/>
              </w:rPr>
            </w:r>
            <w:r w:rsidR="00F87AB9">
              <w:rPr>
                <w:noProof/>
                <w:webHidden/>
              </w:rPr>
              <w:fldChar w:fldCharType="separate"/>
            </w:r>
            <w:r w:rsidR="00557C5F">
              <w:rPr>
                <w:b/>
                <w:bCs/>
                <w:noProof/>
                <w:webHidden/>
              </w:rPr>
              <w:t>Chyba! Záložka není definována.</w:t>
            </w:r>
            <w:r w:rsidR="00F87AB9">
              <w:rPr>
                <w:noProof/>
                <w:webHidden/>
              </w:rPr>
              <w:fldChar w:fldCharType="end"/>
            </w:r>
          </w:hyperlink>
        </w:p>
        <w:p w14:paraId="347971FF" w14:textId="3764C097" w:rsidR="00F87AB9" w:rsidRDefault="00462964">
          <w:pPr>
            <w:pStyle w:val="Obsah3"/>
            <w:tabs>
              <w:tab w:val="left" w:pos="1320"/>
              <w:tab w:val="right" w:leader="dot" w:pos="9062"/>
            </w:tabs>
            <w:rPr>
              <w:rFonts w:eastAsiaTheme="minorEastAsia"/>
              <w:noProof/>
              <w:lang w:eastAsia="cs-CZ"/>
            </w:rPr>
          </w:pPr>
          <w:hyperlink w:anchor="_Toc481097109" w:history="1">
            <w:r w:rsidR="00F87AB9" w:rsidRPr="009427EE">
              <w:rPr>
                <w:rStyle w:val="Hypertextovodkaz"/>
                <w:noProof/>
              </w:rPr>
              <w:t>6.5.3</w:t>
            </w:r>
            <w:r w:rsidR="00F87AB9">
              <w:rPr>
                <w:rFonts w:eastAsiaTheme="minorEastAsia"/>
                <w:noProof/>
                <w:lang w:eastAsia="cs-CZ"/>
              </w:rPr>
              <w:tab/>
            </w:r>
            <w:r w:rsidR="00F87AB9" w:rsidRPr="009427EE">
              <w:rPr>
                <w:rStyle w:val="Hypertextovodkaz"/>
                <w:noProof/>
              </w:rPr>
              <w:t>Zavření formuláře</w:t>
            </w:r>
            <w:r w:rsidR="00F87AB9">
              <w:rPr>
                <w:noProof/>
                <w:webHidden/>
              </w:rPr>
              <w:tab/>
            </w:r>
            <w:r w:rsidR="00F87AB9">
              <w:rPr>
                <w:noProof/>
                <w:webHidden/>
              </w:rPr>
              <w:fldChar w:fldCharType="begin"/>
            </w:r>
            <w:r w:rsidR="00F87AB9">
              <w:rPr>
                <w:noProof/>
                <w:webHidden/>
              </w:rPr>
              <w:instrText xml:space="preserve"> PAGEREF _Toc481097109 \h </w:instrText>
            </w:r>
            <w:r w:rsidR="00F87AB9">
              <w:rPr>
                <w:noProof/>
                <w:webHidden/>
              </w:rPr>
            </w:r>
            <w:r w:rsidR="00F87AB9">
              <w:rPr>
                <w:noProof/>
                <w:webHidden/>
              </w:rPr>
              <w:fldChar w:fldCharType="separate"/>
            </w:r>
            <w:r w:rsidR="00557C5F">
              <w:rPr>
                <w:noProof/>
                <w:webHidden/>
              </w:rPr>
              <w:t>36</w:t>
            </w:r>
            <w:r w:rsidR="00F87AB9">
              <w:rPr>
                <w:noProof/>
                <w:webHidden/>
              </w:rPr>
              <w:fldChar w:fldCharType="end"/>
            </w:r>
          </w:hyperlink>
        </w:p>
        <w:p w14:paraId="32171190" w14:textId="5AE4D1A1" w:rsidR="00F87AB9" w:rsidRDefault="00462964">
          <w:pPr>
            <w:pStyle w:val="Obsah3"/>
            <w:tabs>
              <w:tab w:val="left" w:pos="1320"/>
              <w:tab w:val="right" w:leader="dot" w:pos="9062"/>
            </w:tabs>
            <w:rPr>
              <w:rFonts w:eastAsiaTheme="minorEastAsia"/>
              <w:noProof/>
              <w:lang w:eastAsia="cs-CZ"/>
            </w:rPr>
          </w:pPr>
          <w:hyperlink w:anchor="_Toc481097110" w:history="1">
            <w:r w:rsidR="00F87AB9" w:rsidRPr="009427EE">
              <w:rPr>
                <w:rStyle w:val="Hypertextovodkaz"/>
                <w:noProof/>
              </w:rPr>
              <w:t>6.5.4</w:t>
            </w:r>
            <w:r w:rsidR="00F87AB9">
              <w:rPr>
                <w:rFonts w:eastAsiaTheme="minorEastAsia"/>
                <w:noProof/>
                <w:lang w:eastAsia="cs-CZ"/>
              </w:rPr>
              <w:tab/>
            </w:r>
            <w:r w:rsidR="00F87AB9" w:rsidRPr="009427EE">
              <w:rPr>
                <w:rStyle w:val="Hypertextovodkaz"/>
                <w:noProof/>
              </w:rPr>
              <w:t>Zavření Aplikace</w:t>
            </w:r>
            <w:r w:rsidR="00F87AB9">
              <w:rPr>
                <w:noProof/>
                <w:webHidden/>
              </w:rPr>
              <w:tab/>
            </w:r>
            <w:r w:rsidR="00F87AB9">
              <w:rPr>
                <w:noProof/>
                <w:webHidden/>
              </w:rPr>
              <w:fldChar w:fldCharType="begin"/>
            </w:r>
            <w:r w:rsidR="00F87AB9">
              <w:rPr>
                <w:noProof/>
                <w:webHidden/>
              </w:rPr>
              <w:instrText xml:space="preserve"> PAGEREF _Toc481097110 \h </w:instrText>
            </w:r>
            <w:r w:rsidR="00F87AB9">
              <w:rPr>
                <w:noProof/>
                <w:webHidden/>
              </w:rPr>
            </w:r>
            <w:r w:rsidR="00F87AB9">
              <w:rPr>
                <w:noProof/>
                <w:webHidden/>
              </w:rPr>
              <w:fldChar w:fldCharType="separate"/>
            </w:r>
            <w:r w:rsidR="00557C5F">
              <w:rPr>
                <w:noProof/>
                <w:webHidden/>
              </w:rPr>
              <w:t>36</w:t>
            </w:r>
            <w:r w:rsidR="00F87AB9">
              <w:rPr>
                <w:noProof/>
                <w:webHidden/>
              </w:rPr>
              <w:fldChar w:fldCharType="end"/>
            </w:r>
          </w:hyperlink>
        </w:p>
        <w:p w14:paraId="3A09978E" w14:textId="2FF54F0D" w:rsidR="00F87AB9" w:rsidRDefault="00462964">
          <w:pPr>
            <w:pStyle w:val="Obsah2"/>
            <w:rPr>
              <w:rFonts w:eastAsiaTheme="minorEastAsia"/>
              <w:noProof/>
              <w:lang w:eastAsia="cs-CZ"/>
            </w:rPr>
          </w:pPr>
          <w:hyperlink w:anchor="_Toc481097111" w:history="1">
            <w:r w:rsidR="00F87AB9" w:rsidRPr="009427EE">
              <w:rPr>
                <w:rStyle w:val="Hypertextovodkaz"/>
                <w:noProof/>
              </w:rPr>
              <w:t>6.6</w:t>
            </w:r>
            <w:r w:rsidR="00F87AB9">
              <w:rPr>
                <w:rFonts w:eastAsiaTheme="minorEastAsia"/>
                <w:noProof/>
                <w:lang w:eastAsia="cs-CZ"/>
              </w:rPr>
              <w:tab/>
            </w:r>
            <w:r w:rsidR="00F87AB9" w:rsidRPr="009427EE">
              <w:rPr>
                <w:rStyle w:val="Hypertextovodkaz"/>
                <w:noProof/>
              </w:rPr>
              <w:t>Validace projektu</w:t>
            </w:r>
            <w:r w:rsidR="00F87AB9">
              <w:rPr>
                <w:noProof/>
                <w:webHidden/>
              </w:rPr>
              <w:tab/>
            </w:r>
            <w:r w:rsidR="00F87AB9">
              <w:rPr>
                <w:noProof/>
                <w:webHidden/>
              </w:rPr>
              <w:fldChar w:fldCharType="begin"/>
            </w:r>
            <w:r w:rsidR="00F87AB9">
              <w:rPr>
                <w:noProof/>
                <w:webHidden/>
              </w:rPr>
              <w:instrText xml:space="preserve"> PAGEREF _Toc481097111 \h </w:instrText>
            </w:r>
            <w:r w:rsidR="00F87AB9">
              <w:rPr>
                <w:noProof/>
                <w:webHidden/>
              </w:rPr>
            </w:r>
            <w:r w:rsidR="00F87AB9">
              <w:rPr>
                <w:noProof/>
                <w:webHidden/>
              </w:rPr>
              <w:fldChar w:fldCharType="separate"/>
            </w:r>
            <w:r w:rsidR="00557C5F">
              <w:rPr>
                <w:noProof/>
                <w:webHidden/>
              </w:rPr>
              <w:t>37</w:t>
            </w:r>
            <w:r w:rsidR="00F87AB9">
              <w:rPr>
                <w:noProof/>
                <w:webHidden/>
              </w:rPr>
              <w:fldChar w:fldCharType="end"/>
            </w:r>
          </w:hyperlink>
        </w:p>
        <w:p w14:paraId="1D07FF0D" w14:textId="532366BA" w:rsidR="00F87AB9" w:rsidRDefault="00462964">
          <w:pPr>
            <w:pStyle w:val="Obsah2"/>
            <w:rPr>
              <w:rFonts w:eastAsiaTheme="minorEastAsia"/>
              <w:noProof/>
              <w:lang w:eastAsia="cs-CZ"/>
            </w:rPr>
          </w:pPr>
          <w:hyperlink w:anchor="_Toc481097112" w:history="1">
            <w:r w:rsidR="00F87AB9" w:rsidRPr="009427EE">
              <w:rPr>
                <w:rStyle w:val="Hypertextovodkaz"/>
                <w:noProof/>
              </w:rPr>
              <w:t>6.7</w:t>
            </w:r>
            <w:r w:rsidR="00F87AB9">
              <w:rPr>
                <w:rFonts w:eastAsiaTheme="minorEastAsia"/>
                <w:noProof/>
                <w:lang w:eastAsia="cs-CZ"/>
              </w:rPr>
              <w:tab/>
            </w:r>
            <w:r w:rsidR="00F87AB9" w:rsidRPr="009427EE">
              <w:rPr>
                <w:rStyle w:val="Hypertextovodkaz"/>
                <w:noProof/>
              </w:rPr>
              <w:t>Práce se soubory</w:t>
            </w:r>
            <w:r w:rsidR="00F87AB9">
              <w:rPr>
                <w:noProof/>
                <w:webHidden/>
              </w:rPr>
              <w:tab/>
            </w:r>
            <w:r w:rsidR="00F87AB9">
              <w:rPr>
                <w:noProof/>
                <w:webHidden/>
              </w:rPr>
              <w:fldChar w:fldCharType="begin"/>
            </w:r>
            <w:r w:rsidR="00F87AB9">
              <w:rPr>
                <w:noProof/>
                <w:webHidden/>
              </w:rPr>
              <w:instrText xml:space="preserve"> PAGEREF _Toc481097112 \h </w:instrText>
            </w:r>
            <w:r w:rsidR="00F87AB9">
              <w:rPr>
                <w:noProof/>
                <w:webHidden/>
              </w:rPr>
            </w:r>
            <w:r w:rsidR="00F87AB9">
              <w:rPr>
                <w:noProof/>
                <w:webHidden/>
              </w:rPr>
              <w:fldChar w:fldCharType="separate"/>
            </w:r>
            <w:r w:rsidR="00557C5F">
              <w:rPr>
                <w:noProof/>
                <w:webHidden/>
              </w:rPr>
              <w:t>37</w:t>
            </w:r>
            <w:r w:rsidR="00F87AB9">
              <w:rPr>
                <w:noProof/>
                <w:webHidden/>
              </w:rPr>
              <w:fldChar w:fldCharType="end"/>
            </w:r>
          </w:hyperlink>
        </w:p>
        <w:p w14:paraId="56D04EBE" w14:textId="0B762AC8" w:rsidR="00F87AB9" w:rsidRDefault="00462964">
          <w:pPr>
            <w:pStyle w:val="Obsah1"/>
            <w:tabs>
              <w:tab w:val="left" w:pos="440"/>
              <w:tab w:val="right" w:leader="dot" w:pos="9062"/>
            </w:tabs>
            <w:rPr>
              <w:rFonts w:eastAsiaTheme="minorEastAsia"/>
              <w:noProof/>
              <w:lang w:eastAsia="cs-CZ"/>
            </w:rPr>
          </w:pPr>
          <w:hyperlink w:anchor="_Toc481097113" w:history="1">
            <w:r w:rsidR="00F87AB9" w:rsidRPr="009427EE">
              <w:rPr>
                <w:rStyle w:val="Hypertextovodkaz"/>
                <w:noProof/>
              </w:rPr>
              <w:t>7</w:t>
            </w:r>
            <w:r w:rsidR="00F87AB9">
              <w:rPr>
                <w:rFonts w:eastAsiaTheme="minorEastAsia"/>
                <w:noProof/>
                <w:lang w:eastAsia="cs-CZ"/>
              </w:rPr>
              <w:tab/>
            </w:r>
            <w:r w:rsidR="00F87AB9" w:rsidRPr="009427EE">
              <w:rPr>
                <w:rStyle w:val="Hypertextovodkaz"/>
                <w:noProof/>
              </w:rPr>
              <w:t>Testování</w:t>
            </w:r>
            <w:r w:rsidR="00F87AB9">
              <w:rPr>
                <w:noProof/>
                <w:webHidden/>
              </w:rPr>
              <w:tab/>
            </w:r>
            <w:r w:rsidR="00F87AB9">
              <w:rPr>
                <w:noProof/>
                <w:webHidden/>
              </w:rPr>
              <w:fldChar w:fldCharType="begin"/>
            </w:r>
            <w:r w:rsidR="00F87AB9">
              <w:rPr>
                <w:noProof/>
                <w:webHidden/>
              </w:rPr>
              <w:instrText xml:space="preserve"> PAGEREF _Toc481097113 \h </w:instrText>
            </w:r>
            <w:r w:rsidR="00F87AB9">
              <w:rPr>
                <w:noProof/>
                <w:webHidden/>
              </w:rPr>
            </w:r>
            <w:r w:rsidR="00F87AB9">
              <w:rPr>
                <w:noProof/>
                <w:webHidden/>
              </w:rPr>
              <w:fldChar w:fldCharType="separate"/>
            </w:r>
            <w:r w:rsidR="00557C5F">
              <w:rPr>
                <w:noProof/>
                <w:webHidden/>
              </w:rPr>
              <w:t>37</w:t>
            </w:r>
            <w:r w:rsidR="00F87AB9">
              <w:rPr>
                <w:noProof/>
                <w:webHidden/>
              </w:rPr>
              <w:fldChar w:fldCharType="end"/>
            </w:r>
          </w:hyperlink>
        </w:p>
        <w:p w14:paraId="1069B1A2" w14:textId="606DB0D6" w:rsidR="00F87AB9" w:rsidRDefault="00462964">
          <w:pPr>
            <w:pStyle w:val="Obsah2"/>
            <w:rPr>
              <w:rFonts w:eastAsiaTheme="minorEastAsia"/>
              <w:noProof/>
              <w:lang w:eastAsia="cs-CZ"/>
            </w:rPr>
          </w:pPr>
          <w:hyperlink w:anchor="_Toc481097114" w:history="1">
            <w:r w:rsidR="00F87AB9" w:rsidRPr="009427EE">
              <w:rPr>
                <w:rStyle w:val="Hypertextovodkaz"/>
                <w:noProof/>
              </w:rPr>
              <w:t>7.1</w:t>
            </w:r>
            <w:r w:rsidR="00F87AB9">
              <w:rPr>
                <w:rFonts w:eastAsiaTheme="minorEastAsia"/>
                <w:noProof/>
                <w:lang w:eastAsia="cs-CZ"/>
              </w:rPr>
              <w:tab/>
            </w:r>
            <w:r w:rsidR="00F87AB9" w:rsidRPr="009427EE">
              <w:rPr>
                <w:rStyle w:val="Hypertextovodkaz"/>
                <w:noProof/>
              </w:rPr>
              <w:t>Výsledky testování</w:t>
            </w:r>
            <w:r w:rsidR="00F87AB9">
              <w:rPr>
                <w:noProof/>
                <w:webHidden/>
              </w:rPr>
              <w:tab/>
            </w:r>
            <w:r w:rsidR="00F87AB9">
              <w:rPr>
                <w:noProof/>
                <w:webHidden/>
              </w:rPr>
              <w:fldChar w:fldCharType="begin"/>
            </w:r>
            <w:r w:rsidR="00F87AB9">
              <w:rPr>
                <w:noProof/>
                <w:webHidden/>
              </w:rPr>
              <w:instrText xml:space="preserve"> PAGEREF _Toc481097114 \h </w:instrText>
            </w:r>
            <w:r w:rsidR="00F87AB9">
              <w:rPr>
                <w:noProof/>
                <w:webHidden/>
              </w:rPr>
            </w:r>
            <w:r w:rsidR="00F87AB9">
              <w:rPr>
                <w:noProof/>
                <w:webHidden/>
              </w:rPr>
              <w:fldChar w:fldCharType="separate"/>
            </w:r>
            <w:r w:rsidR="00557C5F">
              <w:rPr>
                <w:noProof/>
                <w:webHidden/>
              </w:rPr>
              <w:t>38</w:t>
            </w:r>
            <w:r w:rsidR="00F87AB9">
              <w:rPr>
                <w:noProof/>
                <w:webHidden/>
              </w:rPr>
              <w:fldChar w:fldCharType="end"/>
            </w:r>
          </w:hyperlink>
        </w:p>
        <w:p w14:paraId="41D048D3" w14:textId="2620B7E8" w:rsidR="00F87AB9" w:rsidRDefault="00462964">
          <w:pPr>
            <w:pStyle w:val="Obsah1"/>
            <w:tabs>
              <w:tab w:val="left" w:pos="440"/>
              <w:tab w:val="right" w:leader="dot" w:pos="9062"/>
            </w:tabs>
            <w:rPr>
              <w:rFonts w:eastAsiaTheme="minorEastAsia"/>
              <w:noProof/>
              <w:lang w:eastAsia="cs-CZ"/>
            </w:rPr>
          </w:pPr>
          <w:hyperlink w:anchor="_Toc481097115" w:history="1">
            <w:r w:rsidR="00F87AB9" w:rsidRPr="009427EE">
              <w:rPr>
                <w:rStyle w:val="Hypertextovodkaz"/>
                <w:noProof/>
              </w:rPr>
              <w:t>8</w:t>
            </w:r>
            <w:r w:rsidR="00F87AB9">
              <w:rPr>
                <w:rFonts w:eastAsiaTheme="minorEastAsia"/>
                <w:noProof/>
                <w:lang w:eastAsia="cs-CZ"/>
              </w:rPr>
              <w:tab/>
            </w:r>
            <w:r w:rsidR="00F87AB9" w:rsidRPr="009427EE">
              <w:rPr>
                <w:rStyle w:val="Hypertextovodkaz"/>
                <w:noProof/>
              </w:rPr>
              <w:t>Možná rozšíření Aplikace</w:t>
            </w:r>
            <w:r w:rsidR="00F87AB9">
              <w:rPr>
                <w:noProof/>
                <w:webHidden/>
              </w:rPr>
              <w:tab/>
            </w:r>
            <w:r w:rsidR="00F87AB9">
              <w:rPr>
                <w:noProof/>
                <w:webHidden/>
              </w:rPr>
              <w:fldChar w:fldCharType="begin"/>
            </w:r>
            <w:r w:rsidR="00F87AB9">
              <w:rPr>
                <w:noProof/>
                <w:webHidden/>
              </w:rPr>
              <w:instrText xml:space="preserve"> PAGEREF _Toc481097115 \h </w:instrText>
            </w:r>
            <w:r w:rsidR="00F87AB9">
              <w:rPr>
                <w:noProof/>
                <w:webHidden/>
              </w:rPr>
            </w:r>
            <w:r w:rsidR="00F87AB9">
              <w:rPr>
                <w:noProof/>
                <w:webHidden/>
              </w:rPr>
              <w:fldChar w:fldCharType="separate"/>
            </w:r>
            <w:r w:rsidR="00557C5F">
              <w:rPr>
                <w:noProof/>
                <w:webHidden/>
              </w:rPr>
              <w:t>38</w:t>
            </w:r>
            <w:r w:rsidR="00F87AB9">
              <w:rPr>
                <w:noProof/>
                <w:webHidden/>
              </w:rPr>
              <w:fldChar w:fldCharType="end"/>
            </w:r>
          </w:hyperlink>
        </w:p>
        <w:p w14:paraId="6E86B099" w14:textId="2A242863" w:rsidR="00F87AB9" w:rsidRDefault="00462964">
          <w:pPr>
            <w:pStyle w:val="Obsah1"/>
            <w:tabs>
              <w:tab w:val="left" w:pos="440"/>
              <w:tab w:val="right" w:leader="dot" w:pos="9062"/>
            </w:tabs>
            <w:rPr>
              <w:rFonts w:eastAsiaTheme="minorEastAsia"/>
              <w:noProof/>
              <w:lang w:eastAsia="cs-CZ"/>
            </w:rPr>
          </w:pPr>
          <w:hyperlink w:anchor="_Toc481097116" w:history="1">
            <w:r w:rsidR="00F87AB9" w:rsidRPr="009427EE">
              <w:rPr>
                <w:rStyle w:val="Hypertextovodkaz"/>
                <w:noProof/>
              </w:rPr>
              <w:t>9</w:t>
            </w:r>
            <w:r w:rsidR="00F87AB9">
              <w:rPr>
                <w:rFonts w:eastAsiaTheme="minorEastAsia"/>
                <w:noProof/>
                <w:lang w:eastAsia="cs-CZ"/>
              </w:rPr>
              <w:tab/>
            </w:r>
            <w:r w:rsidR="00F87AB9" w:rsidRPr="009427EE">
              <w:rPr>
                <w:rStyle w:val="Hypertextovodkaz"/>
                <w:noProof/>
              </w:rPr>
              <w:t>Závěr</w:t>
            </w:r>
            <w:r w:rsidR="00F87AB9">
              <w:rPr>
                <w:noProof/>
                <w:webHidden/>
              </w:rPr>
              <w:tab/>
            </w:r>
            <w:r w:rsidR="00F87AB9">
              <w:rPr>
                <w:noProof/>
                <w:webHidden/>
              </w:rPr>
              <w:fldChar w:fldCharType="begin"/>
            </w:r>
            <w:r w:rsidR="00F87AB9">
              <w:rPr>
                <w:noProof/>
                <w:webHidden/>
              </w:rPr>
              <w:instrText xml:space="preserve"> PAGEREF _Toc481097116 \h </w:instrText>
            </w:r>
            <w:r w:rsidR="00F87AB9">
              <w:rPr>
                <w:noProof/>
                <w:webHidden/>
              </w:rPr>
            </w:r>
            <w:r w:rsidR="00F87AB9">
              <w:rPr>
                <w:noProof/>
                <w:webHidden/>
              </w:rPr>
              <w:fldChar w:fldCharType="separate"/>
            </w:r>
            <w:r w:rsidR="00557C5F">
              <w:rPr>
                <w:noProof/>
                <w:webHidden/>
              </w:rPr>
              <w:t>39</w:t>
            </w:r>
            <w:r w:rsidR="00F87AB9">
              <w:rPr>
                <w:noProof/>
                <w:webHidden/>
              </w:rPr>
              <w:fldChar w:fldCharType="end"/>
            </w:r>
          </w:hyperlink>
        </w:p>
        <w:p w14:paraId="563B6AAA" w14:textId="156B2D72" w:rsidR="00693A90" w:rsidRDefault="00365878">
          <w:r>
            <w:rPr>
              <w:b/>
              <w:bCs/>
            </w:rPr>
            <w:fldChar w:fldCharType="end"/>
          </w:r>
        </w:p>
      </w:sdtContent>
    </w:sdt>
    <w:p w14:paraId="563B6AAB" w14:textId="77777777" w:rsidR="00865B58" w:rsidRDefault="00865B58">
      <w:pPr>
        <w:rPr>
          <w:rFonts w:asciiTheme="majorHAnsi" w:eastAsiaTheme="majorEastAsia" w:hAnsiTheme="majorHAnsi" w:cstheme="majorBidi"/>
          <w:color w:val="2E74B5" w:themeColor="accent1" w:themeShade="BF"/>
          <w:sz w:val="32"/>
          <w:szCs w:val="32"/>
          <w:lang w:val="en-US"/>
        </w:rPr>
      </w:pPr>
      <w:r>
        <w:rPr>
          <w:lang w:val="en-US"/>
        </w:rPr>
        <w:br w:type="page"/>
      </w:r>
    </w:p>
    <w:p w14:paraId="2B8E0AEE" w14:textId="0B567007" w:rsidR="00680189" w:rsidRDefault="00680189" w:rsidP="00EF07CA">
      <w:pPr>
        <w:pStyle w:val="Nadpis1"/>
        <w:rPr>
          <w:lang w:val="en-US"/>
        </w:rPr>
      </w:pPr>
      <w:r>
        <w:rPr>
          <w:lang w:val="en-US"/>
        </w:rPr>
        <w:lastRenderedPageBreak/>
        <w:t>Abstract</w:t>
      </w:r>
    </w:p>
    <w:p w14:paraId="6B8A6422" w14:textId="2F28E083" w:rsidR="00680189" w:rsidRPr="00E42C9E" w:rsidRDefault="00680189" w:rsidP="00E42C9E">
      <w:pPr>
        <w:spacing w:line="360" w:lineRule="auto"/>
        <w:jc w:val="both"/>
        <w:rPr>
          <w:sz w:val="24"/>
          <w:szCs w:val="24"/>
        </w:rPr>
      </w:pPr>
      <w:r w:rsidRPr="00E42C9E">
        <w:rPr>
          <w:sz w:val="24"/>
          <w:szCs w:val="24"/>
        </w:rPr>
        <w:t>The purpose of this bachelor thesis is to create</w:t>
      </w:r>
      <w:r w:rsidR="001432E7" w:rsidRPr="00E42C9E">
        <w:rPr>
          <w:sz w:val="24"/>
          <w:szCs w:val="24"/>
        </w:rPr>
        <w:t xml:space="preserve"> a</w:t>
      </w:r>
      <w:r w:rsidRPr="00E42C9E">
        <w:rPr>
          <w:sz w:val="24"/>
          <w:szCs w:val="24"/>
        </w:rPr>
        <w:t xml:space="preserve"> graphical tool for </w:t>
      </w:r>
      <w:r w:rsidR="00FF7446" w:rsidRPr="00E42C9E">
        <w:rPr>
          <w:sz w:val="24"/>
          <w:szCs w:val="24"/>
        </w:rPr>
        <w:t>administration of the process of software development, based on data model SPADe. SPADe is a tool developed at the University of West Bohemia in Pilsen and it serves to data collection from ALM tools, where it searches for patterns and anti-patterns. In the first part of the th</w:t>
      </w:r>
      <w:r w:rsidR="00D1482A" w:rsidRPr="00E42C9E">
        <w:rPr>
          <w:sz w:val="24"/>
          <w:szCs w:val="24"/>
        </w:rPr>
        <w:t>esis, there are requirements on the application along with an analysis of existing applications for software development process administration. The second part describes the usable resources for the implementation of the application, description of the implementation itself and a user manual for the application.</w:t>
      </w:r>
    </w:p>
    <w:p w14:paraId="7FD8E4D8" w14:textId="220316B2" w:rsidR="00EF07CA" w:rsidRPr="00EF07CA" w:rsidRDefault="008C6994" w:rsidP="00EF07CA">
      <w:pPr>
        <w:pStyle w:val="Nadpis1"/>
        <w:rPr>
          <w:lang w:val="en-US"/>
        </w:rPr>
      </w:pPr>
      <w:r>
        <w:rPr>
          <w:lang w:val="en-US"/>
        </w:rPr>
        <w:t>Abstrakt</w:t>
      </w:r>
    </w:p>
    <w:p w14:paraId="563B6AAC" w14:textId="276D11E9" w:rsidR="008C6994" w:rsidRPr="00251B79" w:rsidRDefault="00251B79" w:rsidP="00251B79">
      <w:pPr>
        <w:spacing w:line="360" w:lineRule="auto"/>
        <w:jc w:val="both"/>
        <w:rPr>
          <w:sz w:val="24"/>
          <w:szCs w:val="24"/>
        </w:rPr>
      </w:pPr>
      <w:r w:rsidRPr="00EF07CA">
        <w:rPr>
          <w:sz w:val="24"/>
          <w:szCs w:val="24"/>
        </w:rPr>
        <w:t>Cílem této bakalářské práce je vytvořit grafický nástroj pro správu procesů vývoje software (Aplikaci), založený na datovém modelu SPADe. SPADe je nástroj vyvíjený na Západočeské Univerzitě v Plzi a slouží k</w:t>
      </w:r>
      <w:r w:rsidR="00FF7446">
        <w:rPr>
          <w:sz w:val="24"/>
          <w:szCs w:val="24"/>
        </w:rPr>
        <w:t>e</w:t>
      </w:r>
      <w:r w:rsidRPr="00EF07CA">
        <w:rPr>
          <w:sz w:val="24"/>
          <w:szCs w:val="24"/>
        </w:rPr>
        <w:t xml:space="preserve"> sběru dat z ALM nástrojů, ve kterých dále hledá patterny a anti-patterny. V první části práce jsou sepsány požadavky na aplikaci spolu s analýzou již existujících </w:t>
      </w:r>
      <w:r w:rsidR="00EF07CA" w:rsidRPr="00EF07CA">
        <w:rPr>
          <w:sz w:val="24"/>
          <w:szCs w:val="24"/>
        </w:rPr>
        <w:t>aplikací pro správu procesů vývoje software. Druhá část práce popisuje prostředky využitelné pro implementaci aplikace, popis samotné implementace a uživatelský manuál k aplikaci.</w:t>
      </w:r>
      <w:r w:rsidR="00EF07CA">
        <w:t xml:space="preserve"> </w:t>
      </w:r>
    </w:p>
    <w:p w14:paraId="22A20564" w14:textId="77777777" w:rsidR="008C6994" w:rsidRDefault="008C6994" w:rsidP="008C6994">
      <w:pPr>
        <w:rPr>
          <w:rFonts w:asciiTheme="majorHAnsi" w:eastAsiaTheme="majorEastAsia" w:hAnsiTheme="majorHAnsi" w:cstheme="majorBidi"/>
          <w:color w:val="2E74B5" w:themeColor="accent1" w:themeShade="BF"/>
          <w:sz w:val="32"/>
          <w:szCs w:val="32"/>
          <w:lang w:val="en-US"/>
        </w:rPr>
      </w:pPr>
      <w:r>
        <w:rPr>
          <w:lang w:val="en-US"/>
        </w:rPr>
        <w:br w:type="page"/>
      </w:r>
    </w:p>
    <w:p w14:paraId="04838CD1" w14:textId="77777777" w:rsidR="00865B58" w:rsidRDefault="00865B58" w:rsidP="00F12563">
      <w:pPr>
        <w:pStyle w:val="Nadpis1"/>
        <w:rPr>
          <w:lang w:val="en-US"/>
        </w:rPr>
      </w:pPr>
    </w:p>
    <w:p w14:paraId="563B6AAD" w14:textId="70C72677" w:rsidR="00605795" w:rsidRPr="00B03969" w:rsidRDefault="00A87466" w:rsidP="00B03969">
      <w:pPr>
        <w:pStyle w:val="Nadpis1"/>
      </w:pPr>
      <w:bookmarkStart w:id="0" w:name="_Toc481097063"/>
      <w:r>
        <w:t>1</w:t>
      </w:r>
      <w:r>
        <w:tab/>
      </w:r>
      <w:commentRangeStart w:id="1"/>
      <w:r w:rsidR="002040E4" w:rsidRPr="00B03969">
        <w:t>Úvod</w:t>
      </w:r>
      <w:commentRangeEnd w:id="1"/>
      <w:r w:rsidR="001843B3">
        <w:rPr>
          <w:rStyle w:val="Odkaznakoment"/>
          <w:rFonts w:asciiTheme="minorHAnsi" w:eastAsiaTheme="minorHAnsi" w:hAnsiTheme="minorHAnsi" w:cstheme="minorBidi"/>
          <w:color w:val="auto"/>
        </w:rPr>
        <w:commentReference w:id="1"/>
      </w:r>
      <w:bookmarkEnd w:id="0"/>
    </w:p>
    <w:p w14:paraId="563B6AAE" w14:textId="6C409F7B" w:rsidR="00605795" w:rsidRDefault="008D4277" w:rsidP="00605795">
      <w:pPr>
        <w:spacing w:line="360" w:lineRule="auto"/>
        <w:jc w:val="both"/>
        <w:rPr>
          <w:sz w:val="24"/>
          <w:szCs w:val="24"/>
        </w:rPr>
      </w:pPr>
      <w:r>
        <w:rPr>
          <w:sz w:val="24"/>
          <w:szCs w:val="24"/>
        </w:rPr>
        <w:t xml:space="preserve">Cílem této práce je </w:t>
      </w:r>
      <w:r w:rsidR="001843B3">
        <w:rPr>
          <w:sz w:val="24"/>
          <w:szCs w:val="24"/>
        </w:rPr>
        <w:t xml:space="preserve">vytvořit </w:t>
      </w:r>
      <w:r>
        <w:rPr>
          <w:sz w:val="24"/>
          <w:szCs w:val="24"/>
        </w:rPr>
        <w:t>grafický nástroj pro popis procesů</w:t>
      </w:r>
      <w:r w:rsidR="00554458">
        <w:rPr>
          <w:sz w:val="24"/>
          <w:szCs w:val="24"/>
        </w:rPr>
        <w:t xml:space="preserve"> (dále jen grafický nástroj) </w:t>
      </w:r>
      <w:r>
        <w:rPr>
          <w:sz w:val="24"/>
          <w:szCs w:val="24"/>
        </w:rPr>
        <w:t xml:space="preserve">podle </w:t>
      </w:r>
      <w:r w:rsidR="001843B3">
        <w:rPr>
          <w:sz w:val="24"/>
          <w:szCs w:val="24"/>
        </w:rPr>
        <w:t xml:space="preserve">datového modelu nástroje </w:t>
      </w:r>
      <w:r w:rsidR="00C84EFA">
        <w:rPr>
          <w:sz w:val="24"/>
          <w:szCs w:val="24"/>
        </w:rPr>
        <w:t>Software Process Anti-pattern Detector (SPADe)</w:t>
      </w:r>
      <w:r w:rsidR="002970C9">
        <w:rPr>
          <w:sz w:val="24"/>
          <w:szCs w:val="24"/>
        </w:rPr>
        <w:t>.</w:t>
      </w:r>
      <w:r w:rsidR="00C4751B">
        <w:rPr>
          <w:sz w:val="24"/>
          <w:szCs w:val="24"/>
        </w:rPr>
        <w:t xml:space="preserve"> </w:t>
      </w:r>
    </w:p>
    <w:p w14:paraId="1B1DCDA4" w14:textId="27AF8CCB" w:rsidR="00554458" w:rsidRDefault="00C84EFA" w:rsidP="00605795">
      <w:pPr>
        <w:spacing w:line="360" w:lineRule="auto"/>
        <w:jc w:val="both"/>
        <w:rPr>
          <w:sz w:val="24"/>
          <w:szCs w:val="24"/>
        </w:rPr>
      </w:pPr>
      <w:r>
        <w:rPr>
          <w:sz w:val="24"/>
          <w:szCs w:val="24"/>
        </w:rPr>
        <w:t xml:space="preserve">SPADe je nástroj umožňující získávání dat o procesech vývoje software, ze kterých následně získává informace o patternech a anti-patternech. Z těchto dat </w:t>
      </w:r>
      <w:r w:rsidR="00A87466">
        <w:rPr>
          <w:sz w:val="24"/>
          <w:szCs w:val="24"/>
        </w:rPr>
        <w:t>dále</w:t>
      </w:r>
      <w:r>
        <w:rPr>
          <w:sz w:val="24"/>
          <w:szCs w:val="24"/>
        </w:rPr>
        <w:t xml:space="preserve"> vytváří statistiky pro projektové managery. V textu práce se</w:t>
      </w:r>
      <w:r w:rsidR="00CE7329">
        <w:rPr>
          <w:sz w:val="24"/>
          <w:szCs w:val="24"/>
        </w:rPr>
        <w:t xml:space="preserve"> nachází jeho podrobnější popis, v</w:t>
      </w:r>
      <w:r w:rsidR="00CE7329" w:rsidRPr="00C13E17">
        <w:rPr>
          <w:sz w:val="24"/>
          <w:szCs w:val="24"/>
        </w:rPr>
        <w:t>ysvětlení důvodů pro vznik n</w:t>
      </w:r>
      <w:r w:rsidR="00CE7329">
        <w:rPr>
          <w:sz w:val="24"/>
          <w:szCs w:val="24"/>
        </w:rPr>
        <w:t xml:space="preserve">ástroje a popis jeho vlastností. Napojení této práce na SPADe a důvod jejího vzniku, </w:t>
      </w:r>
      <w:r w:rsidR="00554458">
        <w:rPr>
          <w:sz w:val="24"/>
          <w:szCs w:val="24"/>
        </w:rPr>
        <w:t xml:space="preserve">spolu s funkčními požadavky na grafický nástroj.  </w:t>
      </w:r>
    </w:p>
    <w:p w14:paraId="6166DEB3" w14:textId="67D20E98" w:rsidR="00554458" w:rsidRDefault="00554458" w:rsidP="00554458">
      <w:pPr>
        <w:spacing w:line="360" w:lineRule="auto"/>
        <w:jc w:val="both"/>
        <w:rPr>
          <w:sz w:val="24"/>
          <w:szCs w:val="24"/>
        </w:rPr>
      </w:pPr>
      <w:r w:rsidRPr="00C13E17">
        <w:rPr>
          <w:sz w:val="24"/>
          <w:szCs w:val="24"/>
        </w:rPr>
        <w:t>V </w:t>
      </w:r>
      <w:r>
        <w:rPr>
          <w:sz w:val="24"/>
          <w:szCs w:val="24"/>
        </w:rPr>
        <w:t>další</w:t>
      </w:r>
      <w:r w:rsidRPr="00C13E17">
        <w:rPr>
          <w:sz w:val="24"/>
          <w:szCs w:val="24"/>
        </w:rPr>
        <w:t xml:space="preserve"> části práce je stručný popis a porovnání dvou nástrojů pro </w:t>
      </w:r>
      <w:r>
        <w:rPr>
          <w:sz w:val="24"/>
          <w:szCs w:val="24"/>
        </w:rPr>
        <w:t xml:space="preserve">tvorbu modelových procesů, Eclipse Process Composer (EPF Composer) a Rational Method Composer (RMC). Vysvětlení důvodů vedoucích k nemožnosti využití těchto nástrojů pro SPADe a popis funkčních vlastností možných pro převzetí do grafického nástroje. </w:t>
      </w:r>
    </w:p>
    <w:p w14:paraId="563B6AB1" w14:textId="04B8694F" w:rsidR="00A51D8C" w:rsidRDefault="00554458" w:rsidP="00605795">
      <w:pPr>
        <w:spacing w:line="360" w:lineRule="auto"/>
        <w:jc w:val="both"/>
        <w:rPr>
          <w:sz w:val="24"/>
          <w:szCs w:val="24"/>
        </w:rPr>
      </w:pPr>
      <w:r>
        <w:rPr>
          <w:sz w:val="24"/>
          <w:szCs w:val="24"/>
        </w:rPr>
        <w:t>Aplikace implementována</w:t>
      </w:r>
      <w:r w:rsidR="001843B3">
        <w:rPr>
          <w:sz w:val="24"/>
          <w:szCs w:val="24"/>
        </w:rPr>
        <w:t xml:space="preserve"> v rámci této práce</w:t>
      </w:r>
      <w:r w:rsidR="00234F65">
        <w:rPr>
          <w:sz w:val="24"/>
          <w:szCs w:val="24"/>
        </w:rPr>
        <w:t xml:space="preserve"> </w:t>
      </w:r>
      <w:r w:rsidR="005E09DB">
        <w:rPr>
          <w:sz w:val="24"/>
          <w:szCs w:val="24"/>
        </w:rPr>
        <w:t xml:space="preserve">umožňuje </w:t>
      </w:r>
      <w:r w:rsidR="00CE7329">
        <w:rPr>
          <w:sz w:val="24"/>
          <w:szCs w:val="24"/>
        </w:rPr>
        <w:t>zpracovávat</w:t>
      </w:r>
      <w:r w:rsidR="00234F65">
        <w:rPr>
          <w:sz w:val="24"/>
          <w:szCs w:val="24"/>
        </w:rPr>
        <w:t xml:space="preserve"> procesy </w:t>
      </w:r>
      <w:r w:rsidR="00A87466">
        <w:rPr>
          <w:sz w:val="24"/>
          <w:szCs w:val="24"/>
        </w:rPr>
        <w:t xml:space="preserve">uložené </w:t>
      </w:r>
      <w:r w:rsidR="00234F65">
        <w:rPr>
          <w:sz w:val="24"/>
          <w:szCs w:val="24"/>
        </w:rPr>
        <w:t>pomocí XML</w:t>
      </w:r>
      <w:r w:rsidR="00C4751B">
        <w:rPr>
          <w:sz w:val="24"/>
          <w:szCs w:val="24"/>
        </w:rPr>
        <w:t>.</w:t>
      </w:r>
      <w:r w:rsidR="00234F65">
        <w:rPr>
          <w:sz w:val="24"/>
          <w:szCs w:val="24"/>
        </w:rPr>
        <w:t xml:space="preserve"> </w:t>
      </w:r>
      <w:r w:rsidR="00C4751B">
        <w:rPr>
          <w:sz w:val="24"/>
          <w:szCs w:val="24"/>
        </w:rPr>
        <w:t>V</w:t>
      </w:r>
      <w:r w:rsidR="00856296">
        <w:rPr>
          <w:sz w:val="24"/>
          <w:szCs w:val="24"/>
        </w:rPr>
        <w:t> textu prá</w:t>
      </w:r>
      <w:r w:rsidR="00234F65">
        <w:rPr>
          <w:sz w:val="24"/>
          <w:szCs w:val="24"/>
        </w:rPr>
        <w:t>ce</w:t>
      </w:r>
      <w:r w:rsidR="00C4751B">
        <w:rPr>
          <w:sz w:val="24"/>
          <w:szCs w:val="24"/>
        </w:rPr>
        <w:t xml:space="preserve"> se nachází</w:t>
      </w:r>
      <w:r w:rsidR="00234F65">
        <w:rPr>
          <w:sz w:val="24"/>
          <w:szCs w:val="24"/>
        </w:rPr>
        <w:t xml:space="preserve"> krátký popis XML a </w:t>
      </w:r>
      <w:r w:rsidR="00C4751B">
        <w:rPr>
          <w:sz w:val="24"/>
          <w:szCs w:val="24"/>
        </w:rPr>
        <w:t xml:space="preserve">jsou zde </w:t>
      </w:r>
      <w:r w:rsidR="00234F65">
        <w:rPr>
          <w:sz w:val="24"/>
          <w:szCs w:val="24"/>
        </w:rPr>
        <w:t>podrobněji popsány</w:t>
      </w:r>
      <w:r w:rsidR="00856296">
        <w:rPr>
          <w:sz w:val="24"/>
          <w:szCs w:val="24"/>
        </w:rPr>
        <w:t xml:space="preserve"> </w:t>
      </w:r>
      <w:r w:rsidR="00AA3EAC">
        <w:rPr>
          <w:sz w:val="24"/>
          <w:szCs w:val="24"/>
        </w:rPr>
        <w:t>základy obecných metod</w:t>
      </w:r>
      <w:r w:rsidR="00234F65">
        <w:rPr>
          <w:sz w:val="24"/>
          <w:szCs w:val="24"/>
        </w:rPr>
        <w:t xml:space="preserve"> jeho</w:t>
      </w:r>
      <w:r w:rsidR="006E5FA4">
        <w:rPr>
          <w:sz w:val="24"/>
          <w:szCs w:val="24"/>
        </w:rPr>
        <w:t xml:space="preserve"> zpracování, j</w:t>
      </w:r>
      <w:r w:rsidR="0027133F">
        <w:rPr>
          <w:sz w:val="24"/>
          <w:szCs w:val="24"/>
        </w:rPr>
        <w:t xml:space="preserve">ednotlivé rozdělení parserů a jejich vlastností. </w:t>
      </w:r>
      <w:r w:rsidR="005A2E65">
        <w:rPr>
          <w:sz w:val="24"/>
          <w:szCs w:val="24"/>
        </w:rPr>
        <w:t>V další části je popsáno zpracování XML samotným programovacím jazykem Java</w:t>
      </w:r>
      <w:r w:rsidR="006E5FA4">
        <w:rPr>
          <w:sz w:val="24"/>
          <w:szCs w:val="24"/>
        </w:rPr>
        <w:t>.</w:t>
      </w:r>
      <w:r w:rsidR="005A2E65">
        <w:rPr>
          <w:sz w:val="24"/>
          <w:szCs w:val="24"/>
        </w:rPr>
        <w:t xml:space="preserve"> </w:t>
      </w:r>
      <w:r w:rsidR="005A2E65" w:rsidRPr="00C13E17">
        <w:rPr>
          <w:sz w:val="24"/>
          <w:szCs w:val="24"/>
        </w:rPr>
        <w:t xml:space="preserve">Následuje popis </w:t>
      </w:r>
      <w:r w:rsidR="00B20E1E" w:rsidRPr="00C13E17">
        <w:rPr>
          <w:sz w:val="24"/>
          <w:szCs w:val="24"/>
        </w:rPr>
        <w:t xml:space="preserve">frameworku </w:t>
      </w:r>
      <w:r w:rsidR="005A2E65" w:rsidRPr="00C13E17">
        <w:rPr>
          <w:sz w:val="24"/>
          <w:szCs w:val="24"/>
        </w:rPr>
        <w:t>JavaFX</w:t>
      </w:r>
      <w:r w:rsidR="000E1A37">
        <w:rPr>
          <w:sz w:val="24"/>
          <w:szCs w:val="24"/>
        </w:rPr>
        <w:t>,</w:t>
      </w:r>
      <w:r w:rsidR="006B56E9">
        <w:rPr>
          <w:sz w:val="24"/>
          <w:szCs w:val="24"/>
        </w:rPr>
        <w:t xml:space="preserve"> pomocí kterého je vytvořeno grafické rozhraní nástroje</w:t>
      </w:r>
      <w:r w:rsidR="005A2E65" w:rsidRPr="00C13E17">
        <w:rPr>
          <w:sz w:val="24"/>
          <w:szCs w:val="24"/>
        </w:rPr>
        <w:t>.</w:t>
      </w:r>
      <w:r w:rsidR="00C13E17" w:rsidRPr="00C13E17">
        <w:rPr>
          <w:sz w:val="24"/>
          <w:szCs w:val="24"/>
        </w:rPr>
        <w:t xml:space="preserve"> Návaznost na předchozí nástroje tvorby Graphic User Interface (GUI)</w:t>
      </w:r>
      <w:r w:rsidR="00CE7329">
        <w:rPr>
          <w:sz w:val="24"/>
          <w:szCs w:val="24"/>
        </w:rPr>
        <w:t>.</w:t>
      </w:r>
      <w:r w:rsidR="00A51D8C">
        <w:rPr>
          <w:sz w:val="24"/>
          <w:szCs w:val="24"/>
        </w:rPr>
        <w:t xml:space="preserve"> </w:t>
      </w:r>
    </w:p>
    <w:p w14:paraId="4200F63B" w14:textId="07FFFB67" w:rsidR="00CE7329" w:rsidRDefault="00CE7329" w:rsidP="00605795">
      <w:pPr>
        <w:spacing w:line="360" w:lineRule="auto"/>
        <w:jc w:val="both"/>
        <w:rPr>
          <w:sz w:val="24"/>
          <w:szCs w:val="24"/>
        </w:rPr>
      </w:pPr>
      <w:r>
        <w:rPr>
          <w:sz w:val="24"/>
          <w:szCs w:val="24"/>
        </w:rPr>
        <w:t xml:space="preserve">V poslední části práce se nachází popis implementace grafického nástroje spolu s jeho uživatelským manuálem a popisem testování funkčnosti aplikace. </w:t>
      </w:r>
    </w:p>
    <w:p w14:paraId="563B6AB2" w14:textId="77777777" w:rsidR="00A51D8C" w:rsidRDefault="00A51D8C">
      <w:pPr>
        <w:rPr>
          <w:sz w:val="24"/>
          <w:szCs w:val="24"/>
        </w:rPr>
      </w:pPr>
      <w:r>
        <w:rPr>
          <w:sz w:val="24"/>
          <w:szCs w:val="24"/>
        </w:rPr>
        <w:br w:type="page"/>
      </w:r>
    </w:p>
    <w:p w14:paraId="563B6AB3" w14:textId="77777777" w:rsidR="00F12563" w:rsidRDefault="008C7095" w:rsidP="003D5216">
      <w:pPr>
        <w:pStyle w:val="Nadpis1"/>
        <w:numPr>
          <w:ilvl w:val="0"/>
          <w:numId w:val="10"/>
        </w:numPr>
      </w:pPr>
      <w:bookmarkStart w:id="2" w:name="_Toc481097064"/>
      <w:r>
        <w:rPr>
          <w:lang w:val="en-US"/>
        </w:rPr>
        <w:lastRenderedPageBreak/>
        <w:t>Analytická</w:t>
      </w:r>
      <w:r w:rsidR="00F12563">
        <w:t xml:space="preserve"> část</w:t>
      </w:r>
      <w:bookmarkEnd w:id="2"/>
      <w:r w:rsidR="00F12563">
        <w:t xml:space="preserve"> </w:t>
      </w:r>
    </w:p>
    <w:p w14:paraId="563B6AB4" w14:textId="77777777" w:rsidR="008D4277" w:rsidRPr="008D4277" w:rsidRDefault="003D5216" w:rsidP="00B03969">
      <w:pPr>
        <w:pStyle w:val="Nadpis2"/>
      </w:pPr>
      <w:bookmarkStart w:id="3" w:name="_Toc481097065"/>
      <w:r>
        <w:t>1.</w:t>
      </w:r>
      <w:r w:rsidR="004D7668">
        <w:t>1</w:t>
      </w:r>
      <w:r>
        <w:t xml:space="preserve"> </w:t>
      </w:r>
      <w:r w:rsidR="008D4277">
        <w:t>Popis XML, DTD a XSD</w:t>
      </w:r>
      <w:bookmarkEnd w:id="3"/>
    </w:p>
    <w:p w14:paraId="563B6AB5" w14:textId="5E507E6A" w:rsidR="008D4277" w:rsidRDefault="001843B3" w:rsidP="008D4277">
      <w:pPr>
        <w:spacing w:line="360" w:lineRule="auto"/>
        <w:jc w:val="both"/>
        <w:rPr>
          <w:sz w:val="24"/>
          <w:szCs w:val="24"/>
        </w:rPr>
      </w:pPr>
      <w:r>
        <w:rPr>
          <w:sz w:val="24"/>
          <w:szCs w:val="24"/>
        </w:rPr>
        <w:t>Jazyk eXtensible Markup Language (</w:t>
      </w:r>
      <w:r w:rsidR="008D4277">
        <w:rPr>
          <w:sz w:val="24"/>
          <w:szCs w:val="24"/>
        </w:rPr>
        <w:t>XML</w:t>
      </w:r>
      <w:r>
        <w:rPr>
          <w:sz w:val="24"/>
          <w:szCs w:val="24"/>
        </w:rPr>
        <w:t>)</w:t>
      </w:r>
      <w:r w:rsidR="008D4277">
        <w:rPr>
          <w:sz w:val="24"/>
          <w:szCs w:val="24"/>
        </w:rPr>
        <w:t xml:space="preserve"> patří do oblasti zna</w:t>
      </w:r>
      <w:r w:rsidR="00E761A2">
        <w:rPr>
          <w:sz w:val="24"/>
          <w:szCs w:val="24"/>
        </w:rPr>
        <w:t>čkovacích jazyků pro uchování a </w:t>
      </w:r>
      <w:r w:rsidR="008D4277">
        <w:rPr>
          <w:sz w:val="24"/>
          <w:szCs w:val="24"/>
        </w:rPr>
        <w:t>zpracování dat ve formě textových dokumentů. Předchůdcem XML je jazyk SGML (Standard Generalized Markup Language) a velmi se podobá celosvětově používanému jazyku Hypertext Markup Language (HTML)</w:t>
      </w:r>
      <w:r w:rsidR="00D54099">
        <w:rPr>
          <w:sz w:val="24"/>
          <w:szCs w:val="24"/>
        </w:rPr>
        <w:t>, který z něho vychází</w:t>
      </w:r>
      <w:r w:rsidR="008D4277">
        <w:rPr>
          <w:sz w:val="24"/>
          <w:szCs w:val="24"/>
        </w:rPr>
        <w:t xml:space="preserve">. Je standardem </w:t>
      </w:r>
      <w:r w:rsidR="00A87466" w:rsidRPr="00A87466">
        <w:rPr>
          <w:sz w:val="24"/>
          <w:szCs w:val="24"/>
        </w:rPr>
        <w:t>World Wide Web Consortium</w:t>
      </w:r>
      <w:r w:rsidR="00A87466">
        <w:rPr>
          <w:sz w:val="24"/>
          <w:szCs w:val="24"/>
        </w:rPr>
        <w:t xml:space="preserve"> (</w:t>
      </w:r>
      <w:r w:rsidR="008D4277">
        <w:rPr>
          <w:sz w:val="24"/>
          <w:szCs w:val="24"/>
        </w:rPr>
        <w:t>W3C</w:t>
      </w:r>
      <w:r w:rsidR="00A87466">
        <w:rPr>
          <w:sz w:val="24"/>
          <w:szCs w:val="24"/>
        </w:rPr>
        <w:t>)</w:t>
      </w:r>
      <w:r w:rsidR="008D4277">
        <w:rPr>
          <w:sz w:val="24"/>
          <w:szCs w:val="24"/>
        </w:rPr>
        <w:t xml:space="preserve"> a jedním z nejdůležitějších formátů výměny strukturovaných dat (užívá s</w:t>
      </w:r>
      <w:r w:rsidR="00E761A2">
        <w:rPr>
          <w:sz w:val="24"/>
          <w:szCs w:val="24"/>
        </w:rPr>
        <w:t>e mj. u </w:t>
      </w:r>
      <w:r w:rsidR="008D4277">
        <w:rPr>
          <w:sz w:val="24"/>
          <w:szCs w:val="24"/>
        </w:rPr>
        <w:t>webových slu</w:t>
      </w:r>
      <w:r>
        <w:rPr>
          <w:sz w:val="24"/>
          <w:szCs w:val="24"/>
        </w:rPr>
        <w:t>ž</w:t>
      </w:r>
      <w:r w:rsidR="008D4277">
        <w:rPr>
          <w:sz w:val="24"/>
          <w:szCs w:val="24"/>
        </w:rPr>
        <w:t>eb). Nejvíce ceněn</w:t>
      </w:r>
      <w:r>
        <w:rPr>
          <w:sz w:val="24"/>
          <w:szCs w:val="24"/>
        </w:rPr>
        <w:t>ou</w:t>
      </w:r>
      <w:r w:rsidR="008D4277">
        <w:rPr>
          <w:sz w:val="24"/>
          <w:szCs w:val="24"/>
        </w:rPr>
        <w:t xml:space="preserve"> vlastnost</w:t>
      </w:r>
      <w:r>
        <w:rPr>
          <w:sz w:val="24"/>
          <w:szCs w:val="24"/>
        </w:rPr>
        <w:t>í</w:t>
      </w:r>
      <w:r w:rsidR="008D4277">
        <w:rPr>
          <w:sz w:val="24"/>
          <w:szCs w:val="24"/>
        </w:rPr>
        <w:t xml:space="preserve"> </w:t>
      </w:r>
      <w:r>
        <w:rPr>
          <w:sz w:val="24"/>
          <w:szCs w:val="24"/>
        </w:rPr>
        <w:t xml:space="preserve">je platformní </w:t>
      </w:r>
      <w:r w:rsidR="008D4277">
        <w:rPr>
          <w:sz w:val="24"/>
          <w:szCs w:val="24"/>
        </w:rPr>
        <w:t>nezávislost</w:t>
      </w:r>
      <w:r>
        <w:rPr>
          <w:sz w:val="24"/>
          <w:szCs w:val="24"/>
        </w:rPr>
        <w:t xml:space="preserve"> XML</w:t>
      </w:r>
      <w:r w:rsidR="008D4277">
        <w:rPr>
          <w:sz w:val="24"/>
          <w:szCs w:val="24"/>
        </w:rPr>
        <w:t xml:space="preserve"> </w:t>
      </w:r>
      <w:r>
        <w:rPr>
          <w:sz w:val="24"/>
          <w:szCs w:val="24"/>
        </w:rPr>
        <w:t>způsobená faktem</w:t>
      </w:r>
      <w:r w:rsidR="008D4277">
        <w:rPr>
          <w:sz w:val="24"/>
          <w:szCs w:val="24"/>
        </w:rPr>
        <w:t xml:space="preserve">, že obsah XML dokumentu je pouze textová informace. Jeden z nejvýznamnějších rozdílů oproti HTML je </w:t>
      </w:r>
      <w:r>
        <w:rPr>
          <w:sz w:val="24"/>
          <w:szCs w:val="24"/>
        </w:rPr>
        <w:t xml:space="preserve">možnost definice vlastních </w:t>
      </w:r>
      <w:r w:rsidR="008D4277">
        <w:rPr>
          <w:sz w:val="24"/>
          <w:szCs w:val="24"/>
        </w:rPr>
        <w:t>značek</w:t>
      </w:r>
      <w:r>
        <w:rPr>
          <w:sz w:val="24"/>
          <w:szCs w:val="24"/>
        </w:rPr>
        <w:t xml:space="preserve"> včetně atributů a omezení hodnot</w:t>
      </w:r>
      <w:r w:rsidR="008D4277">
        <w:rPr>
          <w:sz w:val="24"/>
          <w:szCs w:val="24"/>
        </w:rPr>
        <w:t>. Tyto značky mají pevnou gramatiku</w:t>
      </w:r>
      <w:r>
        <w:rPr>
          <w:sz w:val="24"/>
          <w:szCs w:val="24"/>
        </w:rPr>
        <w:t>,</w:t>
      </w:r>
      <w:r w:rsidR="008D4277">
        <w:rPr>
          <w:sz w:val="24"/>
          <w:szCs w:val="24"/>
        </w:rPr>
        <w:t xml:space="preserve"> </w:t>
      </w:r>
      <w:r>
        <w:rPr>
          <w:sz w:val="24"/>
          <w:szCs w:val="24"/>
        </w:rPr>
        <w:t>t</w:t>
      </w:r>
      <w:r w:rsidR="008D4277">
        <w:rPr>
          <w:sz w:val="24"/>
          <w:szCs w:val="24"/>
        </w:rPr>
        <w:t>o znamená</w:t>
      </w:r>
      <w:r>
        <w:rPr>
          <w:sz w:val="24"/>
          <w:szCs w:val="24"/>
        </w:rPr>
        <w:t>, že je při jejich definici</w:t>
      </w:r>
      <w:r w:rsidR="008D4277">
        <w:rPr>
          <w:sz w:val="24"/>
          <w:szCs w:val="24"/>
        </w:rPr>
        <w:t xml:space="preserve"> nutn</w:t>
      </w:r>
      <w:r>
        <w:rPr>
          <w:sz w:val="24"/>
          <w:szCs w:val="24"/>
        </w:rPr>
        <w:t>é</w:t>
      </w:r>
      <w:r w:rsidR="008D4277">
        <w:rPr>
          <w:sz w:val="24"/>
          <w:szCs w:val="24"/>
        </w:rPr>
        <w:t xml:space="preserve"> striktně dodržovat několik základních pravidel. </w:t>
      </w:r>
    </w:p>
    <w:p w14:paraId="563B6AB6" w14:textId="598E65FE" w:rsidR="008D4277" w:rsidRDefault="008D4277" w:rsidP="008D4277">
      <w:pPr>
        <w:spacing w:line="360" w:lineRule="auto"/>
        <w:jc w:val="both"/>
        <w:rPr>
          <w:sz w:val="24"/>
          <w:szCs w:val="24"/>
        </w:rPr>
      </w:pPr>
      <w:r>
        <w:rPr>
          <w:sz w:val="24"/>
          <w:szCs w:val="24"/>
        </w:rPr>
        <w:t xml:space="preserve">Document Type Definition (DTD) patří do skupiny jazyků pro popis schématu (struktury) XML dokumentu. </w:t>
      </w:r>
      <w:r w:rsidR="00A51D8C">
        <w:rPr>
          <w:sz w:val="24"/>
          <w:szCs w:val="24"/>
        </w:rPr>
        <w:t>To znamená,</w:t>
      </w:r>
      <w:r w:rsidRPr="00A51D8C">
        <w:rPr>
          <w:sz w:val="24"/>
          <w:szCs w:val="24"/>
        </w:rPr>
        <w:t xml:space="preserve"> </w:t>
      </w:r>
      <w:r w:rsidR="006B56E9" w:rsidRPr="006B56E9">
        <w:rPr>
          <w:sz w:val="24"/>
          <w:szCs w:val="24"/>
        </w:rPr>
        <w:t>že vymezuje množinu jednotlivých značek (elementů) a atributů. Popisuje, jak mohou být značky navzájem uspořádány a vnořeny.</w:t>
      </w:r>
      <w:r>
        <w:rPr>
          <w:sz w:val="24"/>
          <w:szCs w:val="24"/>
        </w:rPr>
        <w:t xml:space="preserve"> DTD je vhodný pro textově orientované dokumenty</w:t>
      </w:r>
      <w:r w:rsidR="00985644">
        <w:rPr>
          <w:sz w:val="24"/>
          <w:szCs w:val="24"/>
        </w:rPr>
        <w:t>,</w:t>
      </w:r>
      <w:r>
        <w:rPr>
          <w:sz w:val="24"/>
          <w:szCs w:val="24"/>
        </w:rPr>
        <w:t xml:space="preserve"> méně</w:t>
      </w:r>
      <w:r w:rsidR="00985644">
        <w:rPr>
          <w:sz w:val="24"/>
          <w:szCs w:val="24"/>
        </w:rPr>
        <w:t xml:space="preserve"> pak</w:t>
      </w:r>
      <w:r>
        <w:rPr>
          <w:sz w:val="24"/>
          <w:szCs w:val="24"/>
        </w:rPr>
        <w:t xml:space="preserve"> pro datově orientované dokumenty. </w:t>
      </w:r>
      <w:r w:rsidR="005C1F35">
        <w:rPr>
          <w:sz w:val="24"/>
          <w:szCs w:val="24"/>
        </w:rPr>
        <w:t>Mezi největší výhody DTD patří jeho kompatibilita</w:t>
      </w:r>
      <w:r>
        <w:rPr>
          <w:sz w:val="24"/>
          <w:szCs w:val="24"/>
        </w:rPr>
        <w:t xml:space="preserve"> s většinou aplikací, tato výhoda je dána spoluprací s XML skoro od samého začátku. DTD popis není tvořen samotným XML, ale specifickou syntaxí. Tato syntaxe neumož</w:t>
      </w:r>
      <w:r w:rsidR="00985644">
        <w:rPr>
          <w:sz w:val="24"/>
          <w:szCs w:val="24"/>
        </w:rPr>
        <w:t>ň</w:t>
      </w:r>
      <w:r>
        <w:rPr>
          <w:sz w:val="24"/>
          <w:szCs w:val="24"/>
        </w:rPr>
        <w:t>uje popsat datové typy, jejich rozsahy atd. DTD nemá žádnou možnost práce se jmennými prostory, a proto je velice nevhodn</w:t>
      </w:r>
      <w:r w:rsidR="00985644">
        <w:rPr>
          <w:sz w:val="24"/>
          <w:szCs w:val="24"/>
        </w:rPr>
        <w:t>ý</w:t>
      </w:r>
      <w:r>
        <w:rPr>
          <w:sz w:val="24"/>
          <w:szCs w:val="24"/>
        </w:rPr>
        <w:t xml:space="preserve"> pro velmi obsáhlé XML dokumenty. </w:t>
      </w:r>
    </w:p>
    <w:p w14:paraId="563B6AB7" w14:textId="1E80B140" w:rsidR="00D13A78" w:rsidRDefault="008D4277" w:rsidP="008D4277">
      <w:pPr>
        <w:spacing w:line="360" w:lineRule="auto"/>
        <w:jc w:val="both"/>
        <w:rPr>
          <w:sz w:val="24"/>
          <w:szCs w:val="24"/>
        </w:rPr>
      </w:pPr>
      <w:r>
        <w:rPr>
          <w:sz w:val="24"/>
          <w:szCs w:val="24"/>
        </w:rPr>
        <w:t xml:space="preserve">XML Schema Definiton (XSD) je </w:t>
      </w:r>
      <w:r w:rsidR="00985644">
        <w:rPr>
          <w:sz w:val="24"/>
          <w:szCs w:val="24"/>
        </w:rPr>
        <w:t xml:space="preserve">v současnosti </w:t>
      </w:r>
      <w:r>
        <w:rPr>
          <w:sz w:val="24"/>
          <w:szCs w:val="24"/>
        </w:rPr>
        <w:t>nejvýznamnější schémový jazyk</w:t>
      </w:r>
      <w:r w:rsidR="00985644">
        <w:rPr>
          <w:sz w:val="24"/>
          <w:szCs w:val="24"/>
        </w:rPr>
        <w:t xml:space="preserve"> pro XML</w:t>
      </w:r>
      <w:r>
        <w:rPr>
          <w:sz w:val="24"/>
          <w:szCs w:val="24"/>
        </w:rPr>
        <w:t xml:space="preserve">. Výhoda XSD oproti DTD </w:t>
      </w:r>
      <w:r w:rsidR="00985644">
        <w:rPr>
          <w:sz w:val="24"/>
          <w:szCs w:val="24"/>
        </w:rPr>
        <w:t>spočívá</w:t>
      </w:r>
      <w:r>
        <w:rPr>
          <w:sz w:val="24"/>
          <w:szCs w:val="24"/>
        </w:rPr>
        <w:t xml:space="preserve"> ve využívání XML konvence, což umož</w:t>
      </w:r>
      <w:r w:rsidR="00985644">
        <w:rPr>
          <w:sz w:val="24"/>
          <w:szCs w:val="24"/>
        </w:rPr>
        <w:t>ň</w:t>
      </w:r>
      <w:r w:rsidR="00E761A2">
        <w:rPr>
          <w:sz w:val="24"/>
          <w:szCs w:val="24"/>
        </w:rPr>
        <w:t>uje velmi ceněnou vlastnost, a </w:t>
      </w:r>
      <w:r>
        <w:rPr>
          <w:sz w:val="24"/>
          <w:szCs w:val="24"/>
        </w:rPr>
        <w:t xml:space="preserve">to validaci proti sobě samému. </w:t>
      </w:r>
      <w:r w:rsidR="00C35CFD">
        <w:rPr>
          <w:sz w:val="24"/>
          <w:szCs w:val="24"/>
        </w:rPr>
        <w:t>Proto</w:t>
      </w:r>
      <w:r w:rsidR="00D660DC">
        <w:rPr>
          <w:sz w:val="24"/>
          <w:szCs w:val="24"/>
        </w:rPr>
        <w:t xml:space="preserve"> lze zkontrolovat samotné složení a obsah elementů</w:t>
      </w:r>
      <w:r w:rsidR="00E761A2">
        <w:rPr>
          <w:sz w:val="24"/>
          <w:szCs w:val="24"/>
        </w:rPr>
        <w:t xml:space="preserve"> v </w:t>
      </w:r>
      <w:r w:rsidR="00C35CFD">
        <w:rPr>
          <w:sz w:val="24"/>
          <w:szCs w:val="24"/>
        </w:rPr>
        <w:t>XSD</w:t>
      </w:r>
      <w:r>
        <w:rPr>
          <w:sz w:val="24"/>
          <w:szCs w:val="24"/>
        </w:rPr>
        <w:t>. XSD dále podporuje definování datových typů i s nadefinováním jejich rozsahů, dále umož</w:t>
      </w:r>
      <w:r w:rsidR="00985644">
        <w:rPr>
          <w:sz w:val="24"/>
          <w:szCs w:val="24"/>
        </w:rPr>
        <w:t>ň</w:t>
      </w:r>
      <w:r>
        <w:rPr>
          <w:sz w:val="24"/>
          <w:szCs w:val="24"/>
        </w:rPr>
        <w:t>uje podporu jmenných prostorů. Nejvhodnější napojení XSD schématu na XML dokument je uvést ho</w:t>
      </w:r>
      <w:r w:rsidR="00D13A78">
        <w:rPr>
          <w:sz w:val="24"/>
          <w:szCs w:val="24"/>
        </w:rPr>
        <w:t xml:space="preserve"> v kořenovém elementu </w:t>
      </w:r>
      <w:r>
        <w:rPr>
          <w:sz w:val="24"/>
          <w:szCs w:val="24"/>
        </w:rPr>
        <w:t xml:space="preserve">XML. </w:t>
      </w:r>
      <w:r w:rsidR="00D13A78">
        <w:rPr>
          <w:sz w:val="24"/>
          <w:szCs w:val="24"/>
        </w:rPr>
        <w:t>Následujícím způsobem:</w:t>
      </w:r>
    </w:p>
    <w:p w14:paraId="563B6AB8" w14:textId="77777777" w:rsidR="00D13A78" w:rsidRPr="00D13A78" w:rsidRDefault="00D13A78" w:rsidP="00D13A78">
      <w:pPr>
        <w:spacing w:line="360" w:lineRule="auto"/>
        <w:jc w:val="center"/>
        <w:rPr>
          <w:rFonts w:ascii="Courier New" w:hAnsi="Courier New" w:cs="Courier New"/>
          <w:sz w:val="24"/>
          <w:szCs w:val="24"/>
        </w:rPr>
      </w:pPr>
      <w:r w:rsidRPr="00D13A78">
        <w:rPr>
          <w:rFonts w:ascii="Courier New" w:hAnsi="Courier New" w:cs="Courier New"/>
          <w:sz w:val="24"/>
          <w:szCs w:val="24"/>
        </w:rPr>
        <w:t>xmlns:xsi=</w:t>
      </w:r>
      <w:hyperlink r:id="rId10" w:history="1">
        <w:r w:rsidRPr="00D13A78">
          <w:rPr>
            <w:rStyle w:val="Hypertextovodkaz"/>
            <w:rFonts w:ascii="Courier New" w:hAnsi="Courier New" w:cs="Courier New"/>
            <w:sz w:val="24"/>
            <w:szCs w:val="24"/>
          </w:rPr>
          <w:t>http://www.w3.org/2001/XMLSchema-instance</w:t>
        </w:r>
      </w:hyperlink>
      <w:r w:rsidRPr="00D13A78">
        <w:rPr>
          <w:rFonts w:ascii="Courier New" w:hAnsi="Courier New" w:cs="Courier New"/>
        </w:rPr>
        <w:t xml:space="preserve"> </w:t>
      </w:r>
      <w:r w:rsidRPr="00D13A78">
        <w:rPr>
          <w:rFonts w:ascii="Courier New" w:hAnsi="Courier New" w:cs="Courier New"/>
          <w:sz w:val="24"/>
          <w:szCs w:val="24"/>
        </w:rPr>
        <w:t>xsi:noNamespaceSchemaLocation="</w:t>
      </w:r>
      <w:r>
        <w:rPr>
          <w:rFonts w:ascii="Courier New" w:hAnsi="Courier New" w:cs="Courier New"/>
          <w:sz w:val="24"/>
          <w:szCs w:val="24"/>
        </w:rPr>
        <w:t>naseCestaKXSD</w:t>
      </w:r>
      <w:r w:rsidRPr="00D13A78">
        <w:rPr>
          <w:rFonts w:ascii="Courier New" w:hAnsi="Courier New" w:cs="Courier New"/>
          <w:sz w:val="24"/>
          <w:szCs w:val="24"/>
        </w:rPr>
        <w:t>.xsd"&gt;</w:t>
      </w:r>
    </w:p>
    <w:p w14:paraId="563B6AB9" w14:textId="77777777" w:rsidR="008D4277" w:rsidRPr="008D4277" w:rsidRDefault="008D4277" w:rsidP="008D4277">
      <w:pPr>
        <w:spacing w:line="360" w:lineRule="auto"/>
        <w:jc w:val="both"/>
        <w:rPr>
          <w:sz w:val="24"/>
          <w:szCs w:val="24"/>
        </w:rPr>
      </w:pPr>
      <w:r>
        <w:rPr>
          <w:sz w:val="24"/>
          <w:szCs w:val="24"/>
        </w:rPr>
        <w:t>Tento p</w:t>
      </w:r>
      <w:r w:rsidR="00D660DC">
        <w:rPr>
          <w:sz w:val="24"/>
          <w:szCs w:val="24"/>
        </w:rPr>
        <w:t>ostup</w:t>
      </w:r>
      <w:r w:rsidR="00D13A78">
        <w:rPr>
          <w:sz w:val="24"/>
          <w:szCs w:val="24"/>
        </w:rPr>
        <w:t xml:space="preserve"> je obdobný jako u DTD. Další</w:t>
      </w:r>
      <w:r w:rsidR="00D660DC">
        <w:rPr>
          <w:sz w:val="24"/>
          <w:szCs w:val="24"/>
        </w:rPr>
        <w:t xml:space="preserve"> napojení XSD lze uskutečnit pomocí ručního výběru nebo </w:t>
      </w:r>
      <w:r w:rsidR="00D660DC" w:rsidRPr="00D660DC">
        <w:rPr>
          <w:sz w:val="24"/>
          <w:szCs w:val="24"/>
        </w:rPr>
        <w:t>automatickým připojením schématu podle jmenného prostoru a jména kořenového elementu.</w:t>
      </w:r>
    </w:p>
    <w:p w14:paraId="563B6ABA" w14:textId="77777777" w:rsidR="00F12563" w:rsidRDefault="00846E2B" w:rsidP="004D7668">
      <w:pPr>
        <w:pStyle w:val="Nadpis2"/>
        <w:numPr>
          <w:ilvl w:val="1"/>
          <w:numId w:val="13"/>
        </w:numPr>
      </w:pPr>
      <w:bookmarkStart w:id="4" w:name="_Toc481097066"/>
      <w:r>
        <w:lastRenderedPageBreak/>
        <w:t>Způsoby zpracování XML</w:t>
      </w:r>
      <w:bookmarkEnd w:id="4"/>
    </w:p>
    <w:p w14:paraId="563B6ABB" w14:textId="391EED53" w:rsidR="002F52BD" w:rsidRDefault="00F12563" w:rsidP="00AB3CF1">
      <w:pPr>
        <w:spacing w:line="360" w:lineRule="auto"/>
        <w:jc w:val="both"/>
        <w:rPr>
          <w:sz w:val="24"/>
          <w:szCs w:val="24"/>
        </w:rPr>
      </w:pPr>
      <w:r>
        <w:tab/>
      </w:r>
      <w:r w:rsidRPr="00AB3CF1">
        <w:rPr>
          <w:sz w:val="24"/>
          <w:szCs w:val="24"/>
        </w:rPr>
        <w:t>Programovací jazyk</w:t>
      </w:r>
      <w:r w:rsidR="00846E2B">
        <w:rPr>
          <w:sz w:val="24"/>
          <w:szCs w:val="24"/>
        </w:rPr>
        <w:t>y umožňují</w:t>
      </w:r>
      <w:r w:rsidRPr="00AB3CF1">
        <w:rPr>
          <w:sz w:val="24"/>
          <w:szCs w:val="24"/>
        </w:rPr>
        <w:t xml:space="preserve"> zpracování XML souboru </w:t>
      </w:r>
      <w:r w:rsidR="00874A55" w:rsidRPr="00AB3CF1">
        <w:rPr>
          <w:sz w:val="24"/>
          <w:szCs w:val="24"/>
        </w:rPr>
        <w:t>pomocí parser</w:t>
      </w:r>
      <w:r w:rsidR="00985644">
        <w:rPr>
          <w:sz w:val="24"/>
          <w:szCs w:val="24"/>
        </w:rPr>
        <w:t>ů</w:t>
      </w:r>
      <w:r w:rsidR="008C7095">
        <w:rPr>
          <w:sz w:val="24"/>
          <w:szCs w:val="24"/>
        </w:rPr>
        <w:t>.</w:t>
      </w:r>
      <w:r w:rsidR="00874A55" w:rsidRPr="00AB3CF1">
        <w:rPr>
          <w:sz w:val="24"/>
          <w:szCs w:val="24"/>
        </w:rPr>
        <w:t xml:space="preserve"> </w:t>
      </w:r>
      <w:r w:rsidR="008C7095">
        <w:rPr>
          <w:sz w:val="24"/>
          <w:szCs w:val="24"/>
        </w:rPr>
        <w:t>Parsery</w:t>
      </w:r>
      <w:r w:rsidR="00874A55" w:rsidRPr="00AB3CF1">
        <w:rPr>
          <w:sz w:val="24"/>
          <w:szCs w:val="24"/>
        </w:rPr>
        <w:t xml:space="preserve"> jsou do jazyka</w:t>
      </w:r>
      <w:r w:rsidR="00387315">
        <w:rPr>
          <w:sz w:val="24"/>
          <w:szCs w:val="24"/>
        </w:rPr>
        <w:t xml:space="preserve"> většinou</w:t>
      </w:r>
      <w:r w:rsidR="00874A55" w:rsidRPr="00AB3CF1">
        <w:rPr>
          <w:sz w:val="24"/>
          <w:szCs w:val="24"/>
        </w:rPr>
        <w:t xml:space="preserve"> implementovány pomocí knihoven. Do obec</w:t>
      </w:r>
      <w:r w:rsidR="00993594" w:rsidRPr="00AB3CF1">
        <w:rPr>
          <w:sz w:val="24"/>
          <w:szCs w:val="24"/>
        </w:rPr>
        <w:t>ných vlastností parseru by měla patřit kontrola správ</w:t>
      </w:r>
      <w:r w:rsidR="002E5E0A">
        <w:rPr>
          <w:sz w:val="24"/>
          <w:szCs w:val="24"/>
        </w:rPr>
        <w:t>né strukturovanosti (well-form</w:t>
      </w:r>
      <w:r w:rsidR="00993594" w:rsidRPr="00AB3CF1">
        <w:rPr>
          <w:sz w:val="24"/>
          <w:szCs w:val="24"/>
        </w:rPr>
        <w:t xml:space="preserve">). Tato kontrola umožní lokalizovat daný problém </w:t>
      </w:r>
      <w:r w:rsidR="001540D4">
        <w:rPr>
          <w:sz w:val="24"/>
          <w:szCs w:val="24"/>
        </w:rPr>
        <w:t xml:space="preserve">v syntaxi XML dokumentu </w:t>
      </w:r>
      <w:r w:rsidR="00993594" w:rsidRPr="00AB3CF1">
        <w:rPr>
          <w:sz w:val="24"/>
          <w:szCs w:val="24"/>
        </w:rPr>
        <w:t xml:space="preserve">a přesně na něj upozornit. Dále by měla být umožněna validace pomocí DTD nebo XSD. Parser </w:t>
      </w:r>
      <w:r w:rsidR="004E7C3E" w:rsidRPr="00AB3CF1">
        <w:rPr>
          <w:sz w:val="24"/>
          <w:szCs w:val="24"/>
        </w:rPr>
        <w:t xml:space="preserve">přes </w:t>
      </w:r>
      <w:r w:rsidR="00985644">
        <w:rPr>
          <w:sz w:val="24"/>
          <w:szCs w:val="24"/>
        </w:rPr>
        <w:t xml:space="preserve">rozhraní </w:t>
      </w:r>
      <w:r w:rsidR="00C660D4">
        <w:rPr>
          <w:sz w:val="24"/>
          <w:szCs w:val="24"/>
        </w:rPr>
        <w:t>Application Programming Interface (</w:t>
      </w:r>
      <w:r w:rsidR="004E7C3E" w:rsidRPr="00AB3CF1">
        <w:rPr>
          <w:sz w:val="24"/>
          <w:szCs w:val="24"/>
        </w:rPr>
        <w:t>API</w:t>
      </w:r>
      <w:r w:rsidR="00C660D4">
        <w:rPr>
          <w:sz w:val="24"/>
          <w:szCs w:val="24"/>
        </w:rPr>
        <w:t>)</w:t>
      </w:r>
      <w:r w:rsidR="004E7C3E" w:rsidRPr="00AB3CF1">
        <w:rPr>
          <w:sz w:val="24"/>
          <w:szCs w:val="24"/>
        </w:rPr>
        <w:t xml:space="preserve"> </w:t>
      </w:r>
      <w:r w:rsidR="00993594" w:rsidRPr="00AB3CF1">
        <w:rPr>
          <w:sz w:val="24"/>
          <w:szCs w:val="24"/>
        </w:rPr>
        <w:t>vytváří infoset</w:t>
      </w:r>
      <w:r w:rsidR="002F52BD">
        <w:rPr>
          <w:sz w:val="24"/>
          <w:szCs w:val="24"/>
        </w:rPr>
        <w:t>,</w:t>
      </w:r>
      <w:r w:rsidR="00993594" w:rsidRPr="00AB3CF1">
        <w:rPr>
          <w:sz w:val="24"/>
          <w:szCs w:val="24"/>
        </w:rPr>
        <w:t xml:space="preserve"> </w:t>
      </w:r>
      <w:r w:rsidR="004E7C3E" w:rsidRPr="00AB3CF1">
        <w:rPr>
          <w:sz w:val="24"/>
          <w:szCs w:val="24"/>
        </w:rPr>
        <w:t>neboli</w:t>
      </w:r>
      <w:r w:rsidR="00993594" w:rsidRPr="00AB3CF1">
        <w:rPr>
          <w:sz w:val="24"/>
          <w:szCs w:val="24"/>
        </w:rPr>
        <w:t xml:space="preserve"> </w:t>
      </w:r>
      <w:r w:rsidR="004E7C3E" w:rsidRPr="00AB3CF1">
        <w:rPr>
          <w:sz w:val="24"/>
          <w:szCs w:val="24"/>
        </w:rPr>
        <w:t>abstraktní model XML dokumentu. Pomocí modelu</w:t>
      </w:r>
      <w:r w:rsidR="00715494">
        <w:rPr>
          <w:sz w:val="24"/>
          <w:szCs w:val="24"/>
        </w:rPr>
        <w:t xml:space="preserve"> </w:t>
      </w:r>
      <w:r w:rsidR="00715494" w:rsidRPr="00715494">
        <w:rPr>
          <w:sz w:val="24"/>
          <w:szCs w:val="24"/>
        </w:rPr>
        <w:t>se</w:t>
      </w:r>
      <w:r w:rsidR="004E7C3E" w:rsidRPr="00715494">
        <w:rPr>
          <w:sz w:val="24"/>
          <w:szCs w:val="24"/>
        </w:rPr>
        <w:t xml:space="preserve"> </w:t>
      </w:r>
      <w:r w:rsidR="00715494">
        <w:rPr>
          <w:sz w:val="24"/>
          <w:szCs w:val="24"/>
        </w:rPr>
        <w:t>ne</w:t>
      </w:r>
      <w:r w:rsidR="00715494" w:rsidRPr="00715494">
        <w:rPr>
          <w:sz w:val="24"/>
          <w:szCs w:val="24"/>
        </w:rPr>
        <w:t>pra</w:t>
      </w:r>
      <w:r w:rsidR="004E7C3E" w:rsidRPr="00715494">
        <w:rPr>
          <w:sz w:val="24"/>
          <w:szCs w:val="24"/>
        </w:rPr>
        <w:t>cuj</w:t>
      </w:r>
      <w:r w:rsidR="00715494" w:rsidRPr="00715494">
        <w:rPr>
          <w:sz w:val="24"/>
          <w:szCs w:val="24"/>
        </w:rPr>
        <w:t>e</w:t>
      </w:r>
      <w:r w:rsidR="004E7C3E" w:rsidRPr="00AB3CF1">
        <w:rPr>
          <w:sz w:val="24"/>
          <w:szCs w:val="24"/>
        </w:rPr>
        <w:t> </w:t>
      </w:r>
      <w:r w:rsidR="00715494">
        <w:rPr>
          <w:sz w:val="24"/>
          <w:szCs w:val="24"/>
        </w:rPr>
        <w:t xml:space="preserve">s </w:t>
      </w:r>
      <w:r w:rsidR="004E7C3E" w:rsidRPr="00AB3CF1">
        <w:rPr>
          <w:sz w:val="24"/>
          <w:szCs w:val="24"/>
        </w:rPr>
        <w:t xml:space="preserve">XML jako s obyčejným textovým souborem, ale </w:t>
      </w:r>
      <w:r w:rsidR="00715494">
        <w:rPr>
          <w:sz w:val="24"/>
          <w:szCs w:val="24"/>
        </w:rPr>
        <w:t>s</w:t>
      </w:r>
      <w:r w:rsidR="004E7C3E" w:rsidRPr="00AB3CF1">
        <w:rPr>
          <w:sz w:val="24"/>
          <w:szCs w:val="24"/>
        </w:rPr>
        <w:t xml:space="preserve"> jednotlivými </w:t>
      </w:r>
      <w:r w:rsidR="00715494">
        <w:rPr>
          <w:sz w:val="24"/>
          <w:szCs w:val="24"/>
        </w:rPr>
        <w:t>koncepty XML</w:t>
      </w:r>
      <w:r w:rsidR="008C7095">
        <w:rPr>
          <w:sz w:val="24"/>
          <w:szCs w:val="24"/>
        </w:rPr>
        <w:t>,</w:t>
      </w:r>
      <w:r w:rsidR="004E7C3E" w:rsidRPr="00AB3CF1">
        <w:rPr>
          <w:sz w:val="24"/>
          <w:szCs w:val="24"/>
        </w:rPr>
        <w:t xml:space="preserve"> jako </w:t>
      </w:r>
      <w:r w:rsidR="001540D4">
        <w:rPr>
          <w:sz w:val="24"/>
          <w:szCs w:val="24"/>
        </w:rPr>
        <w:t xml:space="preserve">jsou elementy, atributy a </w:t>
      </w:r>
      <w:r w:rsidR="00715494">
        <w:rPr>
          <w:sz w:val="24"/>
          <w:szCs w:val="24"/>
        </w:rPr>
        <w:t>jejich hodnot</w:t>
      </w:r>
      <w:r w:rsidR="002E5E0A">
        <w:rPr>
          <w:sz w:val="24"/>
          <w:szCs w:val="24"/>
        </w:rPr>
        <w:t>y</w:t>
      </w:r>
      <w:r w:rsidR="00715494">
        <w:rPr>
          <w:sz w:val="24"/>
          <w:szCs w:val="24"/>
        </w:rPr>
        <w:t xml:space="preserve">. </w:t>
      </w:r>
    </w:p>
    <w:p w14:paraId="563B6ABC" w14:textId="46D83591" w:rsidR="00846E2B" w:rsidRDefault="00AB3CF1" w:rsidP="00AB3CF1">
      <w:pPr>
        <w:spacing w:line="360" w:lineRule="auto"/>
        <w:jc w:val="both"/>
        <w:rPr>
          <w:sz w:val="24"/>
          <w:szCs w:val="24"/>
        </w:rPr>
      </w:pPr>
      <w:r w:rsidRPr="00AB3CF1">
        <w:rPr>
          <w:sz w:val="24"/>
          <w:szCs w:val="24"/>
        </w:rPr>
        <w:t>Ro</w:t>
      </w:r>
      <w:r>
        <w:rPr>
          <w:sz w:val="24"/>
          <w:szCs w:val="24"/>
        </w:rPr>
        <w:t>zhraní lze rozdělit na dva typy. Prvním typem je p</w:t>
      </w:r>
      <w:r w:rsidRPr="00AB3CF1">
        <w:rPr>
          <w:sz w:val="24"/>
          <w:szCs w:val="24"/>
        </w:rPr>
        <w:t xml:space="preserve">roudové </w:t>
      </w:r>
      <w:r>
        <w:rPr>
          <w:sz w:val="24"/>
          <w:szCs w:val="24"/>
        </w:rPr>
        <w:t xml:space="preserve">čtení. Tento typ parseru postupně čte XML soubor a vyvolává události nad každou ucelenou částí. </w:t>
      </w:r>
      <w:r w:rsidR="00985644">
        <w:rPr>
          <w:sz w:val="24"/>
          <w:szCs w:val="24"/>
        </w:rPr>
        <w:t>Při využití takového rozhraní je v programu nutno implementovat</w:t>
      </w:r>
      <w:r>
        <w:rPr>
          <w:sz w:val="24"/>
          <w:szCs w:val="24"/>
        </w:rPr>
        <w:t xml:space="preserve"> obsluhu těchto událostí. </w:t>
      </w:r>
      <w:r w:rsidR="0038608E">
        <w:rPr>
          <w:sz w:val="24"/>
          <w:szCs w:val="24"/>
        </w:rPr>
        <w:t xml:space="preserve">Sekvenční zpracování souboru znamená, že při použití proudového čtení XML se nelze vracet. Všechny načtené údaje se musí průběžně zpracovávat nebo ukládat </w:t>
      </w:r>
      <w:r w:rsidR="00387315">
        <w:rPr>
          <w:sz w:val="24"/>
          <w:szCs w:val="24"/>
        </w:rPr>
        <w:t xml:space="preserve">do </w:t>
      </w:r>
      <w:r w:rsidR="0038608E">
        <w:rPr>
          <w:sz w:val="24"/>
          <w:szCs w:val="24"/>
        </w:rPr>
        <w:t>námi vytvořené struktury v paměti. Dalším problémem tohoto druhu zpracovávání je potřeba velkého množství pomocných proměnných nebo vlastní nadstavb</w:t>
      </w:r>
      <w:r w:rsidR="002F52BD">
        <w:rPr>
          <w:sz w:val="24"/>
          <w:szCs w:val="24"/>
        </w:rPr>
        <w:t>y</w:t>
      </w:r>
      <w:r w:rsidR="0038608E">
        <w:rPr>
          <w:sz w:val="24"/>
          <w:szCs w:val="24"/>
        </w:rPr>
        <w:t xml:space="preserve">. Nejznámějším představitelem tohoto druhu zpracování je parser </w:t>
      </w:r>
      <w:r w:rsidR="005D7F4B" w:rsidRPr="000D5C8F">
        <w:rPr>
          <w:i/>
          <w:sz w:val="24"/>
          <w:szCs w:val="24"/>
        </w:rPr>
        <w:t>S</w:t>
      </w:r>
      <w:r w:rsidR="0038608E" w:rsidRPr="000D5C8F">
        <w:rPr>
          <w:i/>
          <w:sz w:val="24"/>
          <w:szCs w:val="24"/>
        </w:rPr>
        <w:t>AX.</w:t>
      </w:r>
      <w:r w:rsidR="0038608E">
        <w:rPr>
          <w:sz w:val="24"/>
          <w:szCs w:val="24"/>
        </w:rPr>
        <w:t xml:space="preserve"> </w:t>
      </w:r>
    </w:p>
    <w:p w14:paraId="563B6ABD" w14:textId="72925AD3" w:rsidR="00D8720C" w:rsidRDefault="0038608E" w:rsidP="00AB3CF1">
      <w:pPr>
        <w:spacing w:line="360" w:lineRule="auto"/>
        <w:jc w:val="both"/>
        <w:rPr>
          <w:sz w:val="24"/>
          <w:szCs w:val="24"/>
        </w:rPr>
      </w:pPr>
      <w:r>
        <w:rPr>
          <w:sz w:val="24"/>
          <w:szCs w:val="24"/>
        </w:rPr>
        <w:t>Dalším druhem zpracování je stromová reprezentace</w:t>
      </w:r>
      <w:r w:rsidR="00AB3CF1" w:rsidRPr="00AB3CF1">
        <w:rPr>
          <w:sz w:val="24"/>
          <w:szCs w:val="24"/>
        </w:rPr>
        <w:t xml:space="preserve"> dokumentu</w:t>
      </w:r>
      <w:r w:rsidR="00985644">
        <w:rPr>
          <w:sz w:val="24"/>
          <w:szCs w:val="24"/>
        </w:rPr>
        <w:t>, kdy se</w:t>
      </w:r>
      <w:r w:rsidR="00AB3CF1" w:rsidRPr="00AB3CF1">
        <w:rPr>
          <w:sz w:val="24"/>
          <w:szCs w:val="24"/>
        </w:rPr>
        <w:t xml:space="preserve"> </w:t>
      </w:r>
      <w:r w:rsidR="002714EE">
        <w:rPr>
          <w:sz w:val="24"/>
          <w:szCs w:val="24"/>
        </w:rPr>
        <w:t>XML dokum</w:t>
      </w:r>
      <w:r>
        <w:rPr>
          <w:sz w:val="24"/>
          <w:szCs w:val="24"/>
        </w:rPr>
        <w:t>ent celý načte do stromové struktury v paměti.</w:t>
      </w:r>
      <w:r w:rsidR="005D7F4B">
        <w:rPr>
          <w:sz w:val="24"/>
          <w:szCs w:val="24"/>
        </w:rPr>
        <w:t xml:space="preserve"> Tento způsob zpracování přináší značné výhody oproti prv</w:t>
      </w:r>
      <w:r w:rsidR="00C64CED">
        <w:rPr>
          <w:sz w:val="24"/>
          <w:szCs w:val="24"/>
        </w:rPr>
        <w:t xml:space="preserve">ní možnosti. </w:t>
      </w:r>
      <w:r w:rsidR="00B07BD4">
        <w:rPr>
          <w:sz w:val="24"/>
          <w:szCs w:val="24"/>
        </w:rPr>
        <w:t>Za v</w:t>
      </w:r>
      <w:r w:rsidR="00985644">
        <w:rPr>
          <w:sz w:val="24"/>
          <w:szCs w:val="24"/>
        </w:rPr>
        <w:t xml:space="preserve">elkou </w:t>
      </w:r>
      <w:r w:rsidR="00C64CED">
        <w:rPr>
          <w:sz w:val="24"/>
          <w:szCs w:val="24"/>
        </w:rPr>
        <w:t xml:space="preserve">výhodu </w:t>
      </w:r>
      <w:r w:rsidR="006756C7">
        <w:rPr>
          <w:sz w:val="24"/>
          <w:szCs w:val="24"/>
        </w:rPr>
        <w:t xml:space="preserve">lze </w:t>
      </w:r>
      <w:r w:rsidR="00B07BD4">
        <w:rPr>
          <w:sz w:val="24"/>
          <w:szCs w:val="24"/>
        </w:rPr>
        <w:t>považovat</w:t>
      </w:r>
      <w:r w:rsidR="006756C7">
        <w:rPr>
          <w:sz w:val="24"/>
          <w:szCs w:val="24"/>
        </w:rPr>
        <w:t xml:space="preserve"> </w:t>
      </w:r>
      <w:r w:rsidR="005D7F4B">
        <w:rPr>
          <w:sz w:val="24"/>
          <w:szCs w:val="24"/>
        </w:rPr>
        <w:t>možnost vytvářet</w:t>
      </w:r>
      <w:r w:rsidR="00985644">
        <w:rPr>
          <w:sz w:val="24"/>
          <w:szCs w:val="24"/>
        </w:rPr>
        <w:t xml:space="preserve"> nový XML soubor,</w:t>
      </w:r>
      <w:r w:rsidR="005D7F4B">
        <w:rPr>
          <w:sz w:val="24"/>
          <w:szCs w:val="24"/>
        </w:rPr>
        <w:t xml:space="preserve"> nebo měnit již existující. Při zpracování údajů je nejvíce užitečná možnost libovolně se</w:t>
      </w:r>
      <w:r w:rsidR="006756C7">
        <w:rPr>
          <w:sz w:val="24"/>
          <w:szCs w:val="24"/>
        </w:rPr>
        <w:t xml:space="preserve"> pohybovat po infosetu, který se</w:t>
      </w:r>
      <w:r w:rsidR="005D7F4B">
        <w:rPr>
          <w:sz w:val="24"/>
          <w:szCs w:val="24"/>
        </w:rPr>
        <w:t xml:space="preserve"> </w:t>
      </w:r>
      <w:r w:rsidR="006756C7">
        <w:rPr>
          <w:sz w:val="24"/>
          <w:szCs w:val="24"/>
        </w:rPr>
        <w:t xml:space="preserve">nachází </w:t>
      </w:r>
      <w:r w:rsidR="005D7F4B">
        <w:rPr>
          <w:sz w:val="24"/>
          <w:szCs w:val="24"/>
        </w:rPr>
        <w:t>celý uložený v p</w:t>
      </w:r>
      <w:r w:rsidR="000D5C8F">
        <w:rPr>
          <w:sz w:val="24"/>
          <w:szCs w:val="24"/>
        </w:rPr>
        <w:t>a</w:t>
      </w:r>
      <w:r w:rsidR="005D7F4B">
        <w:rPr>
          <w:sz w:val="24"/>
          <w:szCs w:val="24"/>
        </w:rPr>
        <w:t xml:space="preserve">měti pomocí stromové struktury. </w:t>
      </w:r>
      <w:r w:rsidR="005A47A8">
        <w:rPr>
          <w:sz w:val="24"/>
          <w:szCs w:val="24"/>
        </w:rPr>
        <w:t xml:space="preserve">Nevýhodou tohoto parseru je pomalé načítání do paměti a velká paměťová náročnost pro uchování dat ve stromu. Proto tento způsob není vhodný pro zpracovávání velkých XML souborů. </w:t>
      </w:r>
      <w:r w:rsidR="005D7F4B">
        <w:rPr>
          <w:sz w:val="24"/>
          <w:szCs w:val="24"/>
        </w:rPr>
        <w:t xml:space="preserve">Základním představitelem toho </w:t>
      </w:r>
      <w:r w:rsidR="002F52BD">
        <w:rPr>
          <w:sz w:val="24"/>
          <w:szCs w:val="24"/>
        </w:rPr>
        <w:t xml:space="preserve">typu </w:t>
      </w:r>
      <w:r w:rsidR="005D7F4B">
        <w:rPr>
          <w:sz w:val="24"/>
          <w:szCs w:val="24"/>
        </w:rPr>
        <w:t xml:space="preserve">zpracování je parser </w:t>
      </w:r>
      <w:r w:rsidR="005A47A8" w:rsidRPr="000D5C8F">
        <w:rPr>
          <w:i/>
          <w:sz w:val="24"/>
          <w:szCs w:val="24"/>
        </w:rPr>
        <w:t>Document Object Model</w:t>
      </w:r>
      <w:r w:rsidR="00821C90">
        <w:rPr>
          <w:sz w:val="24"/>
          <w:szCs w:val="24"/>
        </w:rPr>
        <w:t xml:space="preserve"> </w:t>
      </w:r>
      <w:r w:rsidR="00D9036C">
        <w:rPr>
          <w:sz w:val="24"/>
          <w:szCs w:val="24"/>
        </w:rPr>
        <w:t>(DOM)</w:t>
      </w:r>
      <w:r w:rsidR="005A47A8">
        <w:rPr>
          <w:sz w:val="24"/>
          <w:szCs w:val="24"/>
        </w:rPr>
        <w:t xml:space="preserve"> od společnosti W3C. </w:t>
      </w:r>
    </w:p>
    <w:p w14:paraId="563B6ABE" w14:textId="72644218" w:rsidR="00D8720C" w:rsidRDefault="005F7CCA" w:rsidP="00D8720C">
      <w:pPr>
        <w:spacing w:line="360" w:lineRule="auto"/>
        <w:jc w:val="both"/>
        <w:rPr>
          <w:sz w:val="24"/>
          <w:szCs w:val="24"/>
        </w:rPr>
      </w:pPr>
      <w:r>
        <w:rPr>
          <w:sz w:val="24"/>
          <w:szCs w:val="24"/>
        </w:rPr>
        <w:t>Parsery se také dělí</w:t>
      </w:r>
      <w:r w:rsidR="00D8720C">
        <w:rPr>
          <w:sz w:val="24"/>
          <w:szCs w:val="24"/>
        </w:rPr>
        <w:t xml:space="preserve"> do skupiny </w:t>
      </w:r>
      <w:r>
        <w:rPr>
          <w:sz w:val="24"/>
          <w:szCs w:val="24"/>
        </w:rPr>
        <w:t>dle vlastnosti validace pomocí XSD nebo DTD. Pokud parser patří do skupiny nevalidujících parserů,</w:t>
      </w:r>
      <w:r w:rsidR="00D8720C">
        <w:rPr>
          <w:sz w:val="24"/>
          <w:szCs w:val="24"/>
        </w:rPr>
        <w:t xml:space="preserve"> </w:t>
      </w:r>
      <w:r w:rsidR="00D9036C">
        <w:rPr>
          <w:sz w:val="24"/>
          <w:szCs w:val="24"/>
        </w:rPr>
        <w:t>tak ani pokud je zadáno</w:t>
      </w:r>
      <w:r w:rsidR="002105AE">
        <w:rPr>
          <w:sz w:val="24"/>
          <w:szCs w:val="24"/>
        </w:rPr>
        <w:t xml:space="preserve"> XSD nebo DTD schéma, není na ta</w:t>
      </w:r>
      <w:r w:rsidR="00D8720C">
        <w:rPr>
          <w:sz w:val="24"/>
          <w:szCs w:val="24"/>
        </w:rPr>
        <w:t xml:space="preserve">to schémata </w:t>
      </w:r>
      <w:r w:rsidR="00D9036C">
        <w:rPr>
          <w:sz w:val="24"/>
          <w:szCs w:val="24"/>
        </w:rPr>
        <w:t xml:space="preserve">při </w:t>
      </w:r>
      <w:r w:rsidR="00D8720C">
        <w:rPr>
          <w:sz w:val="24"/>
          <w:szCs w:val="24"/>
        </w:rPr>
        <w:t xml:space="preserve">zpracování brán ohled. </w:t>
      </w:r>
    </w:p>
    <w:p w14:paraId="563B6ABF" w14:textId="77777777" w:rsidR="00D8720C" w:rsidRPr="00AB3CF1" w:rsidRDefault="00D8720C" w:rsidP="00AB3CF1">
      <w:pPr>
        <w:spacing w:line="360" w:lineRule="auto"/>
        <w:jc w:val="both"/>
        <w:rPr>
          <w:sz w:val="24"/>
          <w:szCs w:val="24"/>
        </w:rPr>
      </w:pPr>
    </w:p>
    <w:p w14:paraId="563B6AC0" w14:textId="77777777" w:rsidR="00F12563" w:rsidRDefault="004D7668" w:rsidP="004D7668">
      <w:pPr>
        <w:pStyle w:val="Nadpis2"/>
        <w:numPr>
          <w:ilvl w:val="1"/>
          <w:numId w:val="15"/>
        </w:numPr>
      </w:pPr>
      <w:r>
        <w:lastRenderedPageBreak/>
        <w:t xml:space="preserve"> </w:t>
      </w:r>
      <w:bookmarkStart w:id="5" w:name="_Toc481097067"/>
      <w:r w:rsidR="00846E2B">
        <w:t>Z</w:t>
      </w:r>
      <w:r w:rsidR="00FC3F28">
        <w:t>pracování v</w:t>
      </w:r>
      <w:r w:rsidR="00846E2B">
        <w:t> </w:t>
      </w:r>
      <w:r w:rsidR="00FC3F28">
        <w:t>J</w:t>
      </w:r>
      <w:r w:rsidR="00846E2B">
        <w:t>av</w:t>
      </w:r>
      <w:r w:rsidR="00222CD4">
        <w:t>ě</w:t>
      </w:r>
      <w:bookmarkEnd w:id="5"/>
    </w:p>
    <w:p w14:paraId="563B6AC1" w14:textId="34E8D57C" w:rsidR="002F52BD" w:rsidRDefault="00846E2B" w:rsidP="00FE374C">
      <w:pPr>
        <w:spacing w:line="360" w:lineRule="auto"/>
        <w:jc w:val="both"/>
        <w:rPr>
          <w:sz w:val="24"/>
          <w:szCs w:val="24"/>
        </w:rPr>
      </w:pPr>
      <w:r w:rsidRPr="00C26750">
        <w:rPr>
          <w:sz w:val="24"/>
          <w:szCs w:val="24"/>
        </w:rPr>
        <w:t>P</w:t>
      </w:r>
      <w:r w:rsidR="008C7095">
        <w:rPr>
          <w:sz w:val="24"/>
          <w:szCs w:val="24"/>
        </w:rPr>
        <w:t>ro práci s XML lze v</w:t>
      </w:r>
      <w:r w:rsidR="00B07BD4">
        <w:rPr>
          <w:sz w:val="24"/>
          <w:szCs w:val="24"/>
        </w:rPr>
        <w:t xml:space="preserve"> programovacím jazyce </w:t>
      </w:r>
      <w:r w:rsidR="008C7095">
        <w:rPr>
          <w:sz w:val="24"/>
          <w:szCs w:val="24"/>
        </w:rPr>
        <w:t>Java použít</w:t>
      </w:r>
      <w:r w:rsidRPr="00C26750">
        <w:rPr>
          <w:sz w:val="24"/>
          <w:szCs w:val="24"/>
        </w:rPr>
        <w:t xml:space="preserve"> několik rozhra</w:t>
      </w:r>
      <w:r w:rsidR="008C7095">
        <w:rPr>
          <w:sz w:val="24"/>
          <w:szCs w:val="24"/>
        </w:rPr>
        <w:t>ní parserů. Jedním z nich je na</w:t>
      </w:r>
      <w:r w:rsidR="00C64CED">
        <w:rPr>
          <w:sz w:val="24"/>
          <w:szCs w:val="24"/>
        </w:rPr>
        <w:t>pří</w:t>
      </w:r>
      <w:r w:rsidRPr="00C26750">
        <w:rPr>
          <w:sz w:val="24"/>
          <w:szCs w:val="24"/>
        </w:rPr>
        <w:t>klad rozhraní</w:t>
      </w:r>
      <w:r w:rsidR="00C660D4">
        <w:rPr>
          <w:sz w:val="24"/>
          <w:szCs w:val="24"/>
        </w:rPr>
        <w:t xml:space="preserve"> </w:t>
      </w:r>
      <w:r w:rsidR="00C660D4" w:rsidRPr="00C660D4">
        <w:rPr>
          <w:sz w:val="24"/>
          <w:szCs w:val="24"/>
        </w:rPr>
        <w:t>Java API for XML Processing</w:t>
      </w:r>
      <w:r w:rsidRPr="00C26750">
        <w:rPr>
          <w:sz w:val="24"/>
          <w:szCs w:val="24"/>
        </w:rPr>
        <w:t xml:space="preserve"> </w:t>
      </w:r>
      <w:r w:rsidR="00C660D4">
        <w:rPr>
          <w:sz w:val="24"/>
          <w:szCs w:val="24"/>
        </w:rPr>
        <w:t>(</w:t>
      </w:r>
      <w:r w:rsidR="00821C90" w:rsidRPr="00C26750">
        <w:rPr>
          <w:sz w:val="24"/>
          <w:szCs w:val="24"/>
        </w:rPr>
        <w:t>JAXP</w:t>
      </w:r>
      <w:r w:rsidR="00C660D4">
        <w:rPr>
          <w:sz w:val="24"/>
          <w:szCs w:val="24"/>
        </w:rPr>
        <w:t>)</w:t>
      </w:r>
      <w:r w:rsidR="006756C7">
        <w:rPr>
          <w:sz w:val="24"/>
          <w:szCs w:val="24"/>
        </w:rPr>
        <w:t>. Rozhraní JAXP</w:t>
      </w:r>
      <w:r w:rsidR="00B07BD4">
        <w:rPr>
          <w:sz w:val="24"/>
          <w:szCs w:val="24"/>
        </w:rPr>
        <w:t>,</w:t>
      </w:r>
      <w:r w:rsidR="006756C7">
        <w:rPr>
          <w:sz w:val="24"/>
          <w:szCs w:val="24"/>
        </w:rPr>
        <w:t xml:space="preserve"> začleněné</w:t>
      </w:r>
      <w:r w:rsidR="00C64CED">
        <w:rPr>
          <w:sz w:val="24"/>
          <w:szCs w:val="24"/>
        </w:rPr>
        <w:t xml:space="preserve"> do Java Core API</w:t>
      </w:r>
      <w:r w:rsidR="00B07BD4">
        <w:rPr>
          <w:sz w:val="24"/>
          <w:szCs w:val="24"/>
        </w:rPr>
        <w:t>,</w:t>
      </w:r>
      <w:r w:rsidR="00C64CED">
        <w:rPr>
          <w:sz w:val="24"/>
          <w:szCs w:val="24"/>
        </w:rPr>
        <w:t xml:space="preserve"> </w:t>
      </w:r>
      <w:r w:rsidR="00C26750" w:rsidRPr="00C26750">
        <w:rPr>
          <w:sz w:val="24"/>
          <w:szCs w:val="24"/>
        </w:rPr>
        <w:t>je jedn</w:t>
      </w:r>
      <w:r w:rsidR="006756C7">
        <w:rPr>
          <w:sz w:val="24"/>
          <w:szCs w:val="24"/>
        </w:rPr>
        <w:t>o</w:t>
      </w:r>
      <w:r w:rsidR="00C26750" w:rsidRPr="00C26750">
        <w:rPr>
          <w:sz w:val="24"/>
          <w:szCs w:val="24"/>
        </w:rPr>
        <w:t xml:space="preserve"> z nejdůležitějších API. JAXP </w:t>
      </w:r>
      <w:r w:rsidR="008C7095">
        <w:rPr>
          <w:sz w:val="24"/>
          <w:szCs w:val="24"/>
        </w:rPr>
        <w:t>sjednocuje způsoby používání již</w:t>
      </w:r>
      <w:r w:rsidR="00C26750" w:rsidRPr="00C26750">
        <w:rPr>
          <w:sz w:val="24"/>
          <w:szCs w:val="24"/>
        </w:rPr>
        <w:t xml:space="preserve"> existujících parserů</w:t>
      </w:r>
      <w:r w:rsidR="00B07BD4">
        <w:rPr>
          <w:sz w:val="24"/>
          <w:szCs w:val="24"/>
        </w:rPr>
        <w:t>, u</w:t>
      </w:r>
      <w:r w:rsidR="00C26750">
        <w:rPr>
          <w:sz w:val="24"/>
          <w:szCs w:val="24"/>
        </w:rPr>
        <w:t>možňuje programátorovi jednotným způsobem vyu</w:t>
      </w:r>
      <w:r w:rsidR="00DA271F">
        <w:rPr>
          <w:sz w:val="24"/>
          <w:szCs w:val="24"/>
        </w:rPr>
        <w:t>žívat různé metody zpracování i </w:t>
      </w:r>
      <w:r w:rsidR="00C26750">
        <w:rPr>
          <w:sz w:val="24"/>
          <w:szCs w:val="24"/>
        </w:rPr>
        <w:t>různé typy parserů</w:t>
      </w:r>
      <w:r w:rsidR="00B07BD4">
        <w:rPr>
          <w:sz w:val="24"/>
          <w:szCs w:val="24"/>
        </w:rPr>
        <w:t xml:space="preserve"> a</w:t>
      </w:r>
      <w:r w:rsidR="00C26750">
        <w:rPr>
          <w:sz w:val="24"/>
          <w:szCs w:val="24"/>
        </w:rPr>
        <w:t xml:space="preserve"> </w:t>
      </w:r>
      <w:r w:rsidR="00B07BD4">
        <w:rPr>
          <w:sz w:val="24"/>
          <w:szCs w:val="24"/>
        </w:rPr>
        <w:t>o</w:t>
      </w:r>
      <w:r w:rsidR="00C26750">
        <w:rPr>
          <w:sz w:val="24"/>
          <w:szCs w:val="24"/>
        </w:rPr>
        <w:t xml:space="preserve">dstiňuje </w:t>
      </w:r>
      <w:r w:rsidR="00B07BD4">
        <w:rPr>
          <w:sz w:val="24"/>
          <w:szCs w:val="24"/>
        </w:rPr>
        <w:t>ho</w:t>
      </w:r>
      <w:r w:rsidR="00C26750">
        <w:rPr>
          <w:sz w:val="24"/>
          <w:szCs w:val="24"/>
        </w:rPr>
        <w:t xml:space="preserve"> od drobných odlišností parserů a </w:t>
      </w:r>
      <w:r w:rsidR="009B3AF8">
        <w:rPr>
          <w:sz w:val="24"/>
          <w:szCs w:val="24"/>
        </w:rPr>
        <w:t xml:space="preserve">jejich verzí. </w:t>
      </w:r>
      <w:r w:rsidR="00F01654">
        <w:rPr>
          <w:sz w:val="24"/>
          <w:szCs w:val="24"/>
        </w:rPr>
        <w:t>Pro sofistikovanější zpracová</w:t>
      </w:r>
      <w:r w:rsidR="008C7095">
        <w:rPr>
          <w:sz w:val="24"/>
          <w:szCs w:val="24"/>
        </w:rPr>
        <w:t>ní XML souborů</w:t>
      </w:r>
      <w:r w:rsidR="00F01654">
        <w:rPr>
          <w:sz w:val="24"/>
          <w:szCs w:val="24"/>
        </w:rPr>
        <w:t xml:space="preserve"> lze pomocí </w:t>
      </w:r>
      <w:r w:rsidR="008C7095">
        <w:rPr>
          <w:sz w:val="24"/>
          <w:szCs w:val="24"/>
        </w:rPr>
        <w:t>JAXP změnit vlastnosti parseru, a</w:t>
      </w:r>
      <w:r w:rsidR="00F01654">
        <w:rPr>
          <w:sz w:val="24"/>
          <w:szCs w:val="24"/>
        </w:rPr>
        <w:t xml:space="preserve"> to ve</w:t>
      </w:r>
      <w:r w:rsidR="008C7095">
        <w:rPr>
          <w:sz w:val="24"/>
          <w:szCs w:val="24"/>
        </w:rPr>
        <w:t xml:space="preserve"> třech úrovních.</w:t>
      </w:r>
    </w:p>
    <w:p w14:paraId="563B6AC2" w14:textId="77777777" w:rsidR="00A1599D" w:rsidRPr="00A1599D" w:rsidRDefault="008C7095" w:rsidP="00A1599D">
      <w:pPr>
        <w:spacing w:line="360" w:lineRule="auto"/>
        <w:jc w:val="both"/>
        <w:rPr>
          <w:sz w:val="24"/>
          <w:szCs w:val="24"/>
        </w:rPr>
      </w:pPr>
      <w:r>
        <w:rPr>
          <w:sz w:val="24"/>
          <w:szCs w:val="24"/>
        </w:rPr>
        <w:t>Do první úrovně</w:t>
      </w:r>
      <w:r w:rsidR="00F01654">
        <w:rPr>
          <w:sz w:val="24"/>
          <w:szCs w:val="24"/>
        </w:rPr>
        <w:t xml:space="preserve"> spadá například zapnutí</w:t>
      </w:r>
      <w:r w:rsidR="00F55F5C">
        <w:rPr>
          <w:sz w:val="24"/>
          <w:szCs w:val="24"/>
        </w:rPr>
        <w:t>,</w:t>
      </w:r>
      <w:r w:rsidR="00F01654">
        <w:rPr>
          <w:sz w:val="24"/>
          <w:szCs w:val="24"/>
        </w:rPr>
        <w:t xml:space="preserve"> respektive vypnutí validace pomocí XSD nebo DTD a také zapnutí možnosti využívat jmenné prostory. Tato úroveň je přenositelná mezi jednotlivými parsery a nezáleží</w:t>
      </w:r>
      <w:r w:rsidR="0097036F">
        <w:rPr>
          <w:sz w:val="24"/>
          <w:szCs w:val="24"/>
        </w:rPr>
        <w:t>,</w:t>
      </w:r>
      <w:r w:rsidR="00F01654">
        <w:rPr>
          <w:sz w:val="24"/>
          <w:szCs w:val="24"/>
        </w:rPr>
        <w:t xml:space="preserve"> který je zrovna používán.</w:t>
      </w:r>
      <w:r w:rsidR="000E3F6D">
        <w:rPr>
          <w:sz w:val="24"/>
          <w:szCs w:val="24"/>
        </w:rPr>
        <w:t xml:space="preserve"> Při zapnutí </w:t>
      </w:r>
      <w:r w:rsidR="00A1599D">
        <w:rPr>
          <w:sz w:val="24"/>
          <w:szCs w:val="24"/>
        </w:rPr>
        <w:t xml:space="preserve">validace </w:t>
      </w:r>
      <w:r w:rsidR="000E3F6D">
        <w:rPr>
          <w:sz w:val="24"/>
          <w:szCs w:val="24"/>
        </w:rPr>
        <w:t xml:space="preserve">pomocí </w:t>
      </w:r>
      <w:r w:rsidR="00A1599D">
        <w:rPr>
          <w:sz w:val="24"/>
          <w:szCs w:val="24"/>
        </w:rPr>
        <w:t xml:space="preserve">XSD </w:t>
      </w:r>
      <w:r w:rsidR="000E3F6D">
        <w:rPr>
          <w:sz w:val="24"/>
          <w:szCs w:val="24"/>
        </w:rPr>
        <w:t>schématu</w:t>
      </w:r>
      <w:r w:rsidR="00A1599D">
        <w:rPr>
          <w:sz w:val="24"/>
          <w:szCs w:val="24"/>
        </w:rPr>
        <w:t xml:space="preserve"> je použito XSD, které je připojeno do XML dokumentu. </w:t>
      </w:r>
      <w:r w:rsidR="00C64CED">
        <w:rPr>
          <w:sz w:val="24"/>
          <w:szCs w:val="24"/>
        </w:rPr>
        <w:t xml:space="preserve">Viz </w:t>
      </w:r>
      <w:r w:rsidR="003D5216">
        <w:rPr>
          <w:sz w:val="24"/>
          <w:szCs w:val="24"/>
        </w:rPr>
        <w:t>následující segment kódu</w:t>
      </w:r>
      <w:r w:rsidR="00C64CED">
        <w:rPr>
          <w:sz w:val="24"/>
          <w:szCs w:val="24"/>
        </w:rPr>
        <w:t>.</w:t>
      </w:r>
    </w:p>
    <w:p w14:paraId="563B6AC3" w14:textId="77777777" w:rsidR="003D5216" w:rsidRPr="00A51D8C" w:rsidRDefault="003D5216" w:rsidP="003D5216">
      <w:pPr>
        <w:spacing w:line="360" w:lineRule="auto"/>
        <w:jc w:val="center"/>
        <w:rPr>
          <w:rFonts w:ascii="Courier New" w:hAnsi="Courier New" w:cs="Courier New"/>
          <w:i/>
          <w:sz w:val="24"/>
          <w:szCs w:val="24"/>
          <w:lang w:val="en-US"/>
        </w:rPr>
      </w:pPr>
      <w:r w:rsidRPr="00E14288">
        <w:rPr>
          <w:rFonts w:ascii="Courier New" w:hAnsi="Courier New" w:cs="Courier New"/>
          <w:i/>
          <w:sz w:val="24"/>
          <w:szCs w:val="24"/>
        </w:rPr>
        <w:t>saxPF.setValidating(true);</w:t>
      </w:r>
    </w:p>
    <w:p w14:paraId="563B6AC4" w14:textId="77777777" w:rsidR="003D5216" w:rsidRDefault="003D5216" w:rsidP="00D13A78">
      <w:pPr>
        <w:spacing w:line="360" w:lineRule="auto"/>
        <w:ind w:firstLine="720"/>
        <w:jc w:val="center"/>
        <w:rPr>
          <w:sz w:val="24"/>
          <w:szCs w:val="24"/>
        </w:rPr>
      </w:pPr>
      <w:r w:rsidRPr="00E14288">
        <w:rPr>
          <w:rFonts w:ascii="Courier New" w:hAnsi="Courier New" w:cs="Courier New"/>
          <w:i/>
          <w:sz w:val="24"/>
          <w:szCs w:val="24"/>
        </w:rPr>
        <w:t>saxPF.setNamespaceAware(false);</w:t>
      </w:r>
    </w:p>
    <w:p w14:paraId="563B6AC5" w14:textId="77777777" w:rsidR="00A1599D" w:rsidRDefault="00F01654" w:rsidP="00FE374C">
      <w:pPr>
        <w:spacing w:line="360" w:lineRule="auto"/>
        <w:jc w:val="both"/>
        <w:rPr>
          <w:sz w:val="24"/>
          <w:szCs w:val="24"/>
        </w:rPr>
      </w:pPr>
      <w:r>
        <w:rPr>
          <w:sz w:val="24"/>
          <w:szCs w:val="24"/>
        </w:rPr>
        <w:t>Druhá úroveň ovlivňuje samotné chování parseru. Nastav</w:t>
      </w:r>
      <w:r w:rsidR="00A1599D">
        <w:rPr>
          <w:sz w:val="24"/>
          <w:szCs w:val="24"/>
        </w:rPr>
        <w:t>en</w:t>
      </w:r>
      <w:r w:rsidR="0097036F">
        <w:rPr>
          <w:sz w:val="24"/>
          <w:szCs w:val="24"/>
        </w:rPr>
        <w:t xml:space="preserve">í jednotlivých vlastností </w:t>
      </w:r>
      <w:r w:rsidR="00A1599D">
        <w:rPr>
          <w:sz w:val="24"/>
          <w:szCs w:val="24"/>
        </w:rPr>
        <w:t>se provede</w:t>
      </w:r>
      <w:r>
        <w:rPr>
          <w:sz w:val="24"/>
          <w:szCs w:val="24"/>
        </w:rPr>
        <w:t xml:space="preserve"> pomocí URL</w:t>
      </w:r>
      <w:r w:rsidR="00A1599D">
        <w:rPr>
          <w:sz w:val="24"/>
          <w:szCs w:val="24"/>
        </w:rPr>
        <w:t>, které musí být přesné</w:t>
      </w:r>
      <w:r>
        <w:rPr>
          <w:sz w:val="24"/>
          <w:szCs w:val="24"/>
        </w:rPr>
        <w:t xml:space="preserve"> a nestačí </w:t>
      </w:r>
      <w:r w:rsidR="002F52BD">
        <w:rPr>
          <w:sz w:val="24"/>
          <w:szCs w:val="24"/>
        </w:rPr>
        <w:t>tak pouze použít</w:t>
      </w:r>
      <w:r>
        <w:rPr>
          <w:sz w:val="24"/>
          <w:szCs w:val="24"/>
        </w:rPr>
        <w:t xml:space="preserve"> jméno dané vlastnosti. </w:t>
      </w:r>
      <w:r w:rsidR="00A1599D">
        <w:rPr>
          <w:sz w:val="24"/>
          <w:szCs w:val="24"/>
        </w:rPr>
        <w:t>Tato</w:t>
      </w:r>
      <w:r>
        <w:rPr>
          <w:sz w:val="24"/>
          <w:szCs w:val="24"/>
        </w:rPr>
        <w:t xml:space="preserve"> úroveň také spadá do kategorie přenositelných a je nezávislá na parseru.</w:t>
      </w:r>
      <w:r w:rsidR="00C64CED">
        <w:rPr>
          <w:sz w:val="24"/>
          <w:szCs w:val="24"/>
        </w:rPr>
        <w:t xml:space="preserve"> Ukázka</w:t>
      </w:r>
      <w:r w:rsidR="00B07BD4">
        <w:rPr>
          <w:sz w:val="24"/>
          <w:szCs w:val="24"/>
        </w:rPr>
        <w:t>,</w:t>
      </w:r>
      <w:r w:rsidR="00C64CED">
        <w:rPr>
          <w:sz w:val="24"/>
          <w:szCs w:val="24"/>
        </w:rPr>
        <w:t xml:space="preserve"> viz </w:t>
      </w:r>
      <w:r w:rsidR="003D5216">
        <w:rPr>
          <w:sz w:val="24"/>
          <w:szCs w:val="24"/>
        </w:rPr>
        <w:t>následující segment kódu</w:t>
      </w:r>
      <w:r w:rsidR="00E76AE7">
        <w:rPr>
          <w:sz w:val="24"/>
          <w:szCs w:val="24"/>
        </w:rPr>
        <w:t>.</w:t>
      </w:r>
    </w:p>
    <w:p w14:paraId="563B6AC6" w14:textId="77777777" w:rsidR="003D5216" w:rsidRPr="00E14288" w:rsidRDefault="003D5216" w:rsidP="003D5216">
      <w:pPr>
        <w:spacing w:line="360" w:lineRule="auto"/>
        <w:jc w:val="center"/>
        <w:rPr>
          <w:rFonts w:ascii="Courier New" w:hAnsi="Courier New" w:cs="Courier New"/>
          <w:i/>
          <w:sz w:val="24"/>
          <w:szCs w:val="24"/>
        </w:rPr>
      </w:pPr>
      <w:r w:rsidRPr="00E14288">
        <w:rPr>
          <w:rFonts w:ascii="Courier New" w:hAnsi="Courier New" w:cs="Courier New"/>
          <w:i/>
          <w:sz w:val="24"/>
          <w:szCs w:val="24"/>
        </w:rPr>
        <w:t>saxPF.setFeature("http://xml.o</w:t>
      </w:r>
      <w:r>
        <w:rPr>
          <w:rFonts w:ascii="Courier New" w:hAnsi="Courier New" w:cs="Courier New"/>
          <w:i/>
          <w:sz w:val="24"/>
          <w:szCs w:val="24"/>
        </w:rPr>
        <w:t>rg/sax/features/namespace",true)</w:t>
      </w:r>
    </w:p>
    <w:p w14:paraId="563B6AC7" w14:textId="77777777" w:rsidR="003D5216" w:rsidRPr="003D5216" w:rsidRDefault="003D5216" w:rsidP="003D5216">
      <w:pPr>
        <w:spacing w:line="360" w:lineRule="auto"/>
        <w:jc w:val="center"/>
        <w:rPr>
          <w:rFonts w:ascii="Courier New" w:hAnsi="Courier New" w:cs="Courier New"/>
          <w:i/>
          <w:sz w:val="24"/>
          <w:szCs w:val="24"/>
        </w:rPr>
      </w:pPr>
      <w:r w:rsidRPr="00E14288">
        <w:rPr>
          <w:rFonts w:ascii="Courier New" w:hAnsi="Courier New" w:cs="Courier New"/>
          <w:i/>
          <w:sz w:val="24"/>
          <w:szCs w:val="24"/>
        </w:rPr>
        <w:t>sax</w:t>
      </w:r>
      <w:r>
        <w:rPr>
          <w:rFonts w:ascii="Courier New" w:hAnsi="Courier New" w:cs="Courier New"/>
          <w:i/>
          <w:sz w:val="24"/>
          <w:szCs w:val="24"/>
        </w:rPr>
        <w:t>PF.setFeature("namespace",true)</w:t>
      </w:r>
    </w:p>
    <w:p w14:paraId="563B6AC8" w14:textId="521FCE47" w:rsidR="009B3AF8" w:rsidRDefault="00F01654" w:rsidP="00FE374C">
      <w:pPr>
        <w:spacing w:line="360" w:lineRule="auto"/>
        <w:jc w:val="both"/>
        <w:rPr>
          <w:sz w:val="24"/>
          <w:szCs w:val="24"/>
        </w:rPr>
      </w:pPr>
      <w:r>
        <w:rPr>
          <w:sz w:val="24"/>
          <w:szCs w:val="24"/>
        </w:rPr>
        <w:t xml:space="preserve">U třetí </w:t>
      </w:r>
      <w:r w:rsidR="00F55F5C">
        <w:rPr>
          <w:sz w:val="24"/>
          <w:szCs w:val="24"/>
        </w:rPr>
        <w:t xml:space="preserve">úrovně je nutné znát parser, u kterého </w:t>
      </w:r>
      <w:r w:rsidR="008B4BA0">
        <w:rPr>
          <w:sz w:val="24"/>
          <w:szCs w:val="24"/>
        </w:rPr>
        <w:t>budou měněny jeho</w:t>
      </w:r>
      <w:r w:rsidR="00F55F5C">
        <w:rPr>
          <w:sz w:val="24"/>
          <w:szCs w:val="24"/>
        </w:rPr>
        <w:t xml:space="preserve"> vlastnosti, jelikož je nepřenositelná a nastavuje vl</w:t>
      </w:r>
      <w:r w:rsidR="00387315">
        <w:rPr>
          <w:sz w:val="24"/>
          <w:szCs w:val="24"/>
        </w:rPr>
        <w:t>astnosti tomuto danému parseru.</w:t>
      </w:r>
      <w:r w:rsidR="008B4BA0">
        <w:rPr>
          <w:sz w:val="24"/>
          <w:szCs w:val="24"/>
        </w:rPr>
        <w:t xml:space="preserve"> Tato úroveň by neměla být měněna bez vážnějších důvodů. </w:t>
      </w:r>
    </w:p>
    <w:p w14:paraId="563B6AC9" w14:textId="77777777" w:rsidR="003D5216" w:rsidRPr="003D5216" w:rsidRDefault="003D5216" w:rsidP="003D5216">
      <w:pPr>
        <w:spacing w:line="360" w:lineRule="auto"/>
        <w:jc w:val="center"/>
        <w:rPr>
          <w:i/>
          <w:sz w:val="24"/>
          <w:szCs w:val="24"/>
        </w:rPr>
      </w:pPr>
      <w:r w:rsidRPr="00E14288">
        <w:rPr>
          <w:rFonts w:ascii="Courier New" w:hAnsi="Courier New" w:cs="Courier New"/>
          <w:i/>
          <w:sz w:val="24"/>
          <w:szCs w:val="24"/>
        </w:rPr>
        <w:t>saxPF.setFeature("http://apache.org/xml/features/validation/schema",true);</w:t>
      </w:r>
    </w:p>
    <w:p w14:paraId="563B6ACA" w14:textId="3A2A5583" w:rsidR="009B3AF8" w:rsidRDefault="009B3AF8" w:rsidP="00FE374C">
      <w:pPr>
        <w:spacing w:line="360" w:lineRule="auto"/>
        <w:jc w:val="both"/>
        <w:rPr>
          <w:sz w:val="24"/>
          <w:szCs w:val="24"/>
        </w:rPr>
      </w:pPr>
      <w:r>
        <w:rPr>
          <w:sz w:val="24"/>
          <w:szCs w:val="24"/>
        </w:rPr>
        <w:t xml:space="preserve">Druhým rozhraním je </w:t>
      </w:r>
      <w:r w:rsidR="00C660D4">
        <w:rPr>
          <w:sz w:val="24"/>
          <w:szCs w:val="24"/>
        </w:rPr>
        <w:t>Java Document Object Model (</w:t>
      </w:r>
      <w:r>
        <w:rPr>
          <w:sz w:val="24"/>
          <w:szCs w:val="24"/>
        </w:rPr>
        <w:t>JDOM</w:t>
      </w:r>
      <w:r w:rsidR="00C660D4">
        <w:rPr>
          <w:sz w:val="24"/>
          <w:szCs w:val="24"/>
        </w:rPr>
        <w:t>)</w:t>
      </w:r>
      <w:r>
        <w:rPr>
          <w:sz w:val="24"/>
          <w:szCs w:val="24"/>
        </w:rPr>
        <w:t>. Toto rozhraní vznikl</w:t>
      </w:r>
      <w:r w:rsidR="00387315">
        <w:rPr>
          <w:sz w:val="24"/>
          <w:szCs w:val="24"/>
        </w:rPr>
        <w:t>o</w:t>
      </w:r>
      <w:r>
        <w:rPr>
          <w:sz w:val="24"/>
          <w:szCs w:val="24"/>
        </w:rPr>
        <w:t xml:space="preserve"> pouze pro Javu jako snaha o zjednodušení obecného DOM. </w:t>
      </w:r>
      <w:r w:rsidR="00997057">
        <w:rPr>
          <w:sz w:val="24"/>
          <w:szCs w:val="24"/>
        </w:rPr>
        <w:t xml:space="preserve">JDOM využívá vlastnosti Javy jako například přetěžování metod nebo </w:t>
      </w:r>
      <w:r w:rsidR="00222CD4">
        <w:rPr>
          <w:sz w:val="24"/>
          <w:szCs w:val="24"/>
        </w:rPr>
        <w:t>kolekce</w:t>
      </w:r>
      <w:r w:rsidR="00997057">
        <w:rPr>
          <w:sz w:val="24"/>
          <w:szCs w:val="24"/>
        </w:rPr>
        <w:t>. Pracuje tak</w:t>
      </w:r>
      <w:r w:rsidR="00B07BD4">
        <w:rPr>
          <w:sz w:val="24"/>
          <w:szCs w:val="24"/>
        </w:rPr>
        <w:t>,</w:t>
      </w:r>
      <w:r w:rsidR="00997057">
        <w:rPr>
          <w:sz w:val="24"/>
          <w:szCs w:val="24"/>
        </w:rPr>
        <w:t xml:space="preserve"> jak by uživatel Javy očekával. Například pro vyvolání obsahu elementu stačí nad tímto elementem zavolat metodu </w:t>
      </w:r>
      <w:r w:rsidR="00997057" w:rsidRPr="00834F13">
        <w:rPr>
          <w:i/>
          <w:sz w:val="24"/>
          <w:szCs w:val="24"/>
        </w:rPr>
        <w:t>getTex()</w:t>
      </w:r>
      <w:r w:rsidR="00997057">
        <w:rPr>
          <w:sz w:val="24"/>
          <w:szCs w:val="24"/>
        </w:rPr>
        <w:t>.</w:t>
      </w:r>
      <w:r w:rsidR="00373CDB">
        <w:rPr>
          <w:sz w:val="24"/>
          <w:szCs w:val="24"/>
        </w:rPr>
        <w:t xml:space="preserve"> JDOM </w:t>
      </w:r>
      <w:r w:rsidR="00373CDB">
        <w:rPr>
          <w:sz w:val="24"/>
          <w:szCs w:val="24"/>
        </w:rPr>
        <w:lastRenderedPageBreak/>
        <w:t>umož</w:t>
      </w:r>
      <w:r w:rsidR="00B07BD4">
        <w:rPr>
          <w:sz w:val="24"/>
          <w:szCs w:val="24"/>
        </w:rPr>
        <w:t>ň</w:t>
      </w:r>
      <w:r w:rsidR="00373CDB">
        <w:rPr>
          <w:sz w:val="24"/>
          <w:szCs w:val="24"/>
        </w:rPr>
        <w:t>uje rychlou práci se soubory XML i nízkou paměťovou náročnost pro operace nad soubory.</w:t>
      </w:r>
    </w:p>
    <w:p w14:paraId="563B6ACB" w14:textId="77777777" w:rsidR="00590FF9" w:rsidRPr="00590FF9" w:rsidRDefault="009B3AF8" w:rsidP="00590FF9">
      <w:pPr>
        <w:pStyle w:val="Nadpis3"/>
        <w:numPr>
          <w:ilvl w:val="2"/>
          <w:numId w:val="15"/>
        </w:numPr>
      </w:pPr>
      <w:bookmarkStart w:id="6" w:name="_Toc481097068"/>
      <w:r>
        <w:t>Proudové zpracování XML</w:t>
      </w:r>
      <w:bookmarkEnd w:id="6"/>
    </w:p>
    <w:p w14:paraId="563B6ACC" w14:textId="2DC45523" w:rsidR="00FC3F28" w:rsidRDefault="004D7668" w:rsidP="00590FF9">
      <w:pPr>
        <w:jc w:val="both"/>
      </w:pPr>
      <w:r>
        <w:t>1.3.1.1</w:t>
      </w:r>
      <w:r>
        <w:tab/>
      </w:r>
      <w:r w:rsidR="00590FF9">
        <w:t xml:space="preserve"> </w:t>
      </w:r>
      <w:r w:rsidR="00FC3F28">
        <w:t xml:space="preserve">SAX </w:t>
      </w:r>
    </w:p>
    <w:p w14:paraId="563B6ACD" w14:textId="3EF15D93" w:rsidR="00373CDB" w:rsidRDefault="00846E2B" w:rsidP="00FE374C">
      <w:pPr>
        <w:spacing w:line="360" w:lineRule="auto"/>
        <w:jc w:val="both"/>
        <w:rPr>
          <w:sz w:val="24"/>
          <w:szCs w:val="24"/>
        </w:rPr>
      </w:pPr>
      <w:r w:rsidRPr="009B3AF8">
        <w:rPr>
          <w:sz w:val="24"/>
          <w:szCs w:val="24"/>
        </w:rPr>
        <w:t xml:space="preserve">Java umožňuje práci se </w:t>
      </w:r>
      <w:r w:rsidR="00C660D4">
        <w:t>Simple API for XML (</w:t>
      </w:r>
      <w:r w:rsidRPr="009B3AF8">
        <w:rPr>
          <w:sz w:val="24"/>
          <w:szCs w:val="24"/>
        </w:rPr>
        <w:t>SAX</w:t>
      </w:r>
      <w:r w:rsidR="00C660D4">
        <w:rPr>
          <w:sz w:val="24"/>
          <w:szCs w:val="24"/>
        </w:rPr>
        <w:t>)</w:t>
      </w:r>
      <w:r w:rsidRPr="009B3AF8">
        <w:rPr>
          <w:sz w:val="24"/>
          <w:szCs w:val="24"/>
        </w:rPr>
        <w:t xml:space="preserve"> přes</w:t>
      </w:r>
      <w:r w:rsidR="009B3AF8" w:rsidRPr="009B3AF8">
        <w:rPr>
          <w:sz w:val="24"/>
          <w:szCs w:val="24"/>
        </w:rPr>
        <w:t xml:space="preserve"> rozhraní </w:t>
      </w:r>
      <w:r w:rsidR="00CD3D73">
        <w:rPr>
          <w:sz w:val="24"/>
          <w:szCs w:val="24"/>
        </w:rPr>
        <w:t>JAXP a využitím parseru Xerxes a balíků org.xml.sax.</w:t>
      </w:r>
      <w:r w:rsidRPr="009B3AF8">
        <w:rPr>
          <w:sz w:val="24"/>
          <w:szCs w:val="24"/>
        </w:rPr>
        <w:t xml:space="preserve"> </w:t>
      </w:r>
      <w:r w:rsidR="00FC5E7A">
        <w:rPr>
          <w:sz w:val="24"/>
          <w:szCs w:val="24"/>
        </w:rPr>
        <w:t>Objekt SAX</w:t>
      </w:r>
      <w:r w:rsidR="0097036F">
        <w:rPr>
          <w:sz w:val="24"/>
          <w:szCs w:val="24"/>
        </w:rPr>
        <w:t xml:space="preserve"> lze použít</w:t>
      </w:r>
      <w:r w:rsidR="00CD3D73">
        <w:rPr>
          <w:sz w:val="24"/>
          <w:szCs w:val="24"/>
        </w:rPr>
        <w:t xml:space="preserve"> jako samotný verifikátor pro dodržení </w:t>
      </w:r>
      <w:r w:rsidR="00E14288">
        <w:rPr>
          <w:sz w:val="24"/>
          <w:szCs w:val="24"/>
        </w:rPr>
        <w:t>správného formátu XML</w:t>
      </w:r>
      <w:r w:rsidR="00CD3D73">
        <w:rPr>
          <w:sz w:val="24"/>
          <w:szCs w:val="24"/>
        </w:rPr>
        <w:t xml:space="preserve">, také mu </w:t>
      </w:r>
      <w:r w:rsidR="00E76AE7">
        <w:rPr>
          <w:sz w:val="24"/>
          <w:szCs w:val="24"/>
        </w:rPr>
        <w:t xml:space="preserve">lze </w:t>
      </w:r>
      <w:r w:rsidR="00CD3D73">
        <w:rPr>
          <w:sz w:val="24"/>
          <w:szCs w:val="24"/>
        </w:rPr>
        <w:t xml:space="preserve">jednoduchým způsobem předložit XSD nebo DTD soubor pro validaci dat obsažených v XML souboru. </w:t>
      </w:r>
      <w:r w:rsidR="00D8720C">
        <w:rPr>
          <w:sz w:val="24"/>
          <w:szCs w:val="24"/>
        </w:rPr>
        <w:t>Objekt lze použít ke čtení XML dokumentů, ale nikoli pro jejich vytváření</w:t>
      </w:r>
      <w:r w:rsidR="007F6565">
        <w:rPr>
          <w:sz w:val="24"/>
          <w:szCs w:val="24"/>
        </w:rPr>
        <w:t xml:space="preserve"> nebo úpravu</w:t>
      </w:r>
      <w:r w:rsidR="00D8720C">
        <w:rPr>
          <w:sz w:val="24"/>
          <w:szCs w:val="24"/>
        </w:rPr>
        <w:t xml:space="preserve">. </w:t>
      </w:r>
      <w:r w:rsidR="00CD3D73">
        <w:rPr>
          <w:sz w:val="24"/>
          <w:szCs w:val="24"/>
        </w:rPr>
        <w:t xml:space="preserve">SAX </w:t>
      </w:r>
      <w:r w:rsidR="00897F28">
        <w:rPr>
          <w:sz w:val="24"/>
          <w:szCs w:val="24"/>
        </w:rPr>
        <w:t xml:space="preserve">stejně jako ostatní parsery </w:t>
      </w:r>
      <w:r w:rsidR="00CD3D73">
        <w:rPr>
          <w:sz w:val="24"/>
          <w:szCs w:val="24"/>
        </w:rPr>
        <w:t>reagu</w:t>
      </w:r>
      <w:r w:rsidR="0097036F">
        <w:rPr>
          <w:sz w:val="24"/>
          <w:szCs w:val="24"/>
        </w:rPr>
        <w:t>je na tři typy výjimek</w:t>
      </w:r>
      <w:r w:rsidR="00373CDB">
        <w:rPr>
          <w:sz w:val="24"/>
          <w:szCs w:val="24"/>
        </w:rPr>
        <w:t>:</w:t>
      </w:r>
    </w:p>
    <w:p w14:paraId="563B6ACE" w14:textId="77777777" w:rsidR="00373CDB" w:rsidRDefault="00E76AE7" w:rsidP="00373CDB">
      <w:pPr>
        <w:pStyle w:val="Odstavecseseznamem"/>
        <w:numPr>
          <w:ilvl w:val="0"/>
          <w:numId w:val="4"/>
        </w:numPr>
        <w:spacing w:line="360" w:lineRule="auto"/>
        <w:jc w:val="both"/>
        <w:rPr>
          <w:sz w:val="24"/>
          <w:szCs w:val="24"/>
        </w:rPr>
      </w:pPr>
      <w:r>
        <w:rPr>
          <w:sz w:val="24"/>
          <w:szCs w:val="24"/>
        </w:rPr>
        <w:t>vý</w:t>
      </w:r>
      <w:r w:rsidR="00CD3D73" w:rsidRPr="00373CDB">
        <w:rPr>
          <w:sz w:val="24"/>
          <w:szCs w:val="24"/>
        </w:rPr>
        <w:t>s</w:t>
      </w:r>
      <w:r w:rsidR="00373CDB">
        <w:rPr>
          <w:sz w:val="24"/>
          <w:szCs w:val="24"/>
        </w:rPr>
        <w:t>kyt chyby při parsování souboru</w:t>
      </w:r>
      <w:r w:rsidR="00222CD4">
        <w:rPr>
          <w:sz w:val="24"/>
          <w:szCs w:val="24"/>
        </w:rPr>
        <w:t>,</w:t>
      </w:r>
    </w:p>
    <w:p w14:paraId="563B6ACF" w14:textId="77777777" w:rsidR="00373CDB" w:rsidRDefault="00E76AE7" w:rsidP="00373CDB">
      <w:pPr>
        <w:pStyle w:val="Odstavecseseznamem"/>
        <w:numPr>
          <w:ilvl w:val="0"/>
          <w:numId w:val="4"/>
        </w:numPr>
        <w:spacing w:line="360" w:lineRule="auto"/>
        <w:jc w:val="both"/>
        <w:rPr>
          <w:sz w:val="24"/>
          <w:szCs w:val="24"/>
        </w:rPr>
      </w:pPr>
      <w:r>
        <w:rPr>
          <w:sz w:val="24"/>
          <w:szCs w:val="24"/>
        </w:rPr>
        <w:t>v</w:t>
      </w:r>
      <w:r w:rsidR="00373CDB">
        <w:rPr>
          <w:sz w:val="24"/>
          <w:szCs w:val="24"/>
        </w:rPr>
        <w:t>ý</w:t>
      </w:r>
      <w:r w:rsidR="00897F28" w:rsidRPr="00373CDB">
        <w:rPr>
          <w:sz w:val="24"/>
          <w:szCs w:val="24"/>
        </w:rPr>
        <w:t>jimky vzniklé při nastavování vlastností</w:t>
      </w:r>
      <w:r w:rsidR="00222CD4">
        <w:rPr>
          <w:sz w:val="24"/>
          <w:szCs w:val="24"/>
        </w:rPr>
        <w:t>,</w:t>
      </w:r>
    </w:p>
    <w:p w14:paraId="563B6AD0" w14:textId="77777777" w:rsidR="00E76AE7" w:rsidRDefault="00E76AE7" w:rsidP="00C35CFD">
      <w:pPr>
        <w:pStyle w:val="Odstavecseseznamem"/>
        <w:numPr>
          <w:ilvl w:val="0"/>
          <w:numId w:val="4"/>
        </w:numPr>
        <w:spacing w:line="360" w:lineRule="auto"/>
        <w:jc w:val="both"/>
        <w:rPr>
          <w:sz w:val="24"/>
          <w:szCs w:val="24"/>
        </w:rPr>
      </w:pPr>
      <w:r w:rsidRPr="00E76AE7">
        <w:rPr>
          <w:sz w:val="24"/>
          <w:szCs w:val="24"/>
        </w:rPr>
        <w:t>v</w:t>
      </w:r>
      <w:r w:rsidR="00897F28" w:rsidRPr="00E76AE7">
        <w:rPr>
          <w:sz w:val="24"/>
          <w:szCs w:val="24"/>
        </w:rPr>
        <w:t>ýjimky vzniklé při čtení souboru</w:t>
      </w:r>
      <w:r w:rsidR="00222CD4">
        <w:rPr>
          <w:sz w:val="24"/>
          <w:szCs w:val="24"/>
        </w:rPr>
        <w:t>.</w:t>
      </w:r>
    </w:p>
    <w:p w14:paraId="563B6AD1" w14:textId="2D6236E7" w:rsidR="00FC3F28" w:rsidRPr="00E76AE7" w:rsidRDefault="00A40EAE" w:rsidP="00E76AE7">
      <w:pPr>
        <w:spacing w:line="360" w:lineRule="auto"/>
        <w:jc w:val="both"/>
        <w:rPr>
          <w:sz w:val="24"/>
          <w:szCs w:val="24"/>
        </w:rPr>
      </w:pPr>
      <w:r>
        <w:rPr>
          <w:noProof/>
          <w:lang w:eastAsia="cs-CZ"/>
        </w:rPr>
        <mc:AlternateContent>
          <mc:Choice Requires="wps">
            <w:drawing>
              <wp:anchor distT="0" distB="0" distL="114300" distR="114300" simplePos="0" relativeHeight="251668480" behindDoc="0" locked="0" layoutInCell="1" allowOverlap="1" wp14:anchorId="563B6BB2" wp14:editId="3562E118">
                <wp:simplePos x="0" y="0"/>
                <wp:positionH relativeFrom="column">
                  <wp:posOffset>1668145</wp:posOffset>
                </wp:positionH>
                <wp:positionV relativeFrom="paragraph">
                  <wp:posOffset>4211320</wp:posOffset>
                </wp:positionV>
                <wp:extent cx="3019425" cy="266700"/>
                <wp:effectExtent l="0" t="0" r="3175" b="12700"/>
                <wp:wrapTopAndBottom/>
                <wp:docPr id="34" name="Textové po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9425" cy="266700"/>
                        </a:xfrm>
                        <a:prstGeom prst="rect">
                          <a:avLst/>
                        </a:prstGeom>
                        <a:solidFill>
                          <a:prstClr val="white"/>
                        </a:solidFill>
                        <a:ln>
                          <a:noFill/>
                        </a:ln>
                      </wps:spPr>
                      <wps:txbx>
                        <w:txbxContent>
                          <w:p w14:paraId="563B6C3D" w14:textId="205A1CE6" w:rsidR="00462964" w:rsidRPr="00E20924" w:rsidRDefault="00462964" w:rsidP="00E76AE7">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1</w:t>
                            </w:r>
                            <w:r>
                              <w:rPr>
                                <w:noProof/>
                              </w:rPr>
                              <w:fldChar w:fldCharType="end"/>
                            </w:r>
                            <w:r>
                              <w:t>: Proces zpracování XML pomocí SAX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63B6BB2" id="_x0000_t202" coordsize="21600,21600" o:spt="202" path="m,l,21600r21600,l21600,xe">
                <v:stroke joinstyle="miter"/>
                <v:path gradientshapeok="t" o:connecttype="rect"/>
              </v:shapetype>
              <v:shape id="Textové pole 9" o:spid="_x0000_s1026" type="#_x0000_t202" style="position:absolute;left:0;text-align:left;margin-left:131.35pt;margin-top:331.6pt;width:237.7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" stroked="f">
                <v:path arrowok="t"/>
                <v:textbox style="mso-fit-shape-to-text:t" inset="0,0,0,0">
                  <w:txbxContent>
                    <w:p w14:paraId="563B6C3D" w14:textId="205A1CE6" w:rsidR="00462964" w:rsidRPr="00E20924" w:rsidRDefault="00462964" w:rsidP="00E76AE7">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1</w:t>
                      </w:r>
                      <w:r>
                        <w:rPr>
                          <w:noProof/>
                        </w:rPr>
                        <w:fldChar w:fldCharType="end"/>
                      </w:r>
                      <w:r>
                        <w:t>: Proces zpracování XML pomocí SAX</w:t>
                      </w:r>
                    </w:p>
                  </w:txbxContent>
                </v:textbox>
                <w10:wrap type="topAndBottom"/>
              </v:shape>
            </w:pict>
          </mc:Fallback>
        </mc:AlternateContent>
      </w:r>
      <w:r w:rsidR="00F87AB9">
        <w:rPr>
          <w:noProof/>
          <w:lang w:eastAsia="cs-CZ"/>
        </w:rPr>
        <w:drawing>
          <wp:anchor distT="0" distB="0" distL="114300" distR="114300" simplePos="0" relativeHeight="251643904" behindDoc="0" locked="0" layoutInCell="1" allowOverlap="1" wp14:anchorId="563B6BB3" wp14:editId="1E575FA9">
            <wp:simplePos x="0" y="0"/>
            <wp:positionH relativeFrom="column">
              <wp:posOffset>1669415</wp:posOffset>
            </wp:positionH>
            <wp:positionV relativeFrom="paragraph">
              <wp:posOffset>2702560</wp:posOffset>
            </wp:positionV>
            <wp:extent cx="2990215" cy="1762760"/>
            <wp:effectExtent l="0" t="0" r="0" b="0"/>
            <wp:wrapTopAndBottom/>
            <wp:docPr id="8" name="Obrázek 8" descr="Java_blog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_bloge-image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215" cy="1762760"/>
                    </a:xfrm>
                    <a:prstGeom prst="rect">
                      <a:avLst/>
                    </a:prstGeom>
                    <a:noFill/>
                  </pic:spPr>
                </pic:pic>
              </a:graphicData>
            </a:graphic>
            <wp14:sizeRelH relativeFrom="margin">
              <wp14:pctWidth>0</wp14:pctWidth>
            </wp14:sizeRelH>
          </wp:anchor>
        </w:drawing>
      </w:r>
      <w:r w:rsidR="00F97B6D" w:rsidRPr="00E76AE7">
        <w:rPr>
          <w:sz w:val="24"/>
          <w:szCs w:val="24"/>
        </w:rPr>
        <w:t>O</w:t>
      </w:r>
      <w:r w:rsidR="00FC5E7A" w:rsidRPr="00E76AE7">
        <w:rPr>
          <w:sz w:val="24"/>
          <w:szCs w:val="24"/>
        </w:rPr>
        <w:t>mezení SAX</w:t>
      </w:r>
      <w:r w:rsidR="00F97B6D" w:rsidRPr="00E76AE7">
        <w:rPr>
          <w:sz w:val="24"/>
          <w:szCs w:val="24"/>
        </w:rPr>
        <w:t xml:space="preserve"> spočívá v nutnosti použití</w:t>
      </w:r>
      <w:r w:rsidR="00373CDB" w:rsidRPr="00E76AE7">
        <w:rPr>
          <w:sz w:val="24"/>
          <w:szCs w:val="24"/>
        </w:rPr>
        <w:t xml:space="preserve"> textového </w:t>
      </w:r>
      <w:r w:rsidR="00F97B6D" w:rsidRPr="00E76AE7">
        <w:rPr>
          <w:sz w:val="24"/>
          <w:szCs w:val="24"/>
        </w:rPr>
        <w:t>bufferu, do kterého se ukládají hodnoty elementů, protože hodnota může přijít po částech,</w:t>
      </w:r>
      <w:r w:rsidR="009A411D" w:rsidRPr="00E76AE7">
        <w:rPr>
          <w:sz w:val="24"/>
          <w:szCs w:val="24"/>
        </w:rPr>
        <w:t xml:space="preserve"> nikoli </w:t>
      </w:r>
      <w:r w:rsidR="00F93822">
        <w:rPr>
          <w:sz w:val="24"/>
          <w:szCs w:val="24"/>
        </w:rPr>
        <w:t xml:space="preserve">nutně </w:t>
      </w:r>
      <w:r w:rsidR="00F97B6D" w:rsidRPr="00E76AE7">
        <w:rPr>
          <w:sz w:val="24"/>
          <w:szCs w:val="24"/>
        </w:rPr>
        <w:t>jako celek</w:t>
      </w:r>
      <w:r w:rsidR="00F87AB9">
        <w:rPr>
          <w:sz w:val="24"/>
          <w:szCs w:val="24"/>
        </w:rPr>
        <w:t xml:space="preserve"> například místo hodnoty 1000 uchovávané v</w:t>
      </w:r>
      <w:r w:rsidR="00907FCA">
        <w:rPr>
          <w:sz w:val="24"/>
          <w:szCs w:val="24"/>
        </w:rPr>
        <w:t> některém</w:t>
      </w:r>
      <w:r w:rsidR="00F87AB9">
        <w:rPr>
          <w:sz w:val="24"/>
          <w:szCs w:val="24"/>
        </w:rPr>
        <w:t xml:space="preserve"> z elementů může být načtena pouze hodnota 100</w:t>
      </w:r>
      <w:r w:rsidR="00F97B6D" w:rsidRPr="00E76AE7">
        <w:rPr>
          <w:sz w:val="24"/>
          <w:szCs w:val="24"/>
        </w:rPr>
        <w:t xml:space="preserve">. </w:t>
      </w:r>
      <w:commentRangeStart w:id="7"/>
      <w:r w:rsidR="00F97B6D" w:rsidRPr="00E76AE7">
        <w:rPr>
          <w:sz w:val="24"/>
          <w:szCs w:val="24"/>
        </w:rPr>
        <w:t>Také</w:t>
      </w:r>
      <w:commentRangeEnd w:id="7"/>
      <w:r w:rsidR="00F93822">
        <w:rPr>
          <w:rStyle w:val="Odkaznakoment"/>
        </w:rPr>
        <w:commentReference w:id="7"/>
      </w:r>
      <w:r w:rsidR="00F97B6D" w:rsidRPr="00E76AE7">
        <w:rPr>
          <w:sz w:val="24"/>
          <w:szCs w:val="24"/>
        </w:rPr>
        <w:t xml:space="preserve"> je nutné testovat</w:t>
      </w:r>
      <w:r w:rsidR="009A411D" w:rsidRPr="00E76AE7">
        <w:rPr>
          <w:sz w:val="24"/>
          <w:szCs w:val="24"/>
        </w:rPr>
        <w:t>,</w:t>
      </w:r>
      <w:r w:rsidR="0097036F" w:rsidRPr="00E76AE7">
        <w:rPr>
          <w:sz w:val="24"/>
          <w:szCs w:val="24"/>
        </w:rPr>
        <w:t xml:space="preserve"> zda je parser</w:t>
      </w:r>
      <w:r w:rsidR="00F97B6D" w:rsidRPr="00E76AE7">
        <w:rPr>
          <w:sz w:val="24"/>
          <w:szCs w:val="24"/>
        </w:rPr>
        <w:t xml:space="preserve"> uvnitř konkrétního elementu</w:t>
      </w:r>
      <w:r w:rsidR="00D434D2" w:rsidRPr="00E76AE7">
        <w:rPr>
          <w:sz w:val="24"/>
          <w:szCs w:val="24"/>
        </w:rPr>
        <w:t>,</w:t>
      </w:r>
      <w:r w:rsidR="00F97B6D" w:rsidRPr="00E76AE7">
        <w:rPr>
          <w:sz w:val="24"/>
          <w:szCs w:val="24"/>
        </w:rPr>
        <w:t xml:space="preserve"> nebo</w:t>
      </w:r>
      <w:r w:rsidR="009A411D" w:rsidRPr="00E76AE7">
        <w:rPr>
          <w:sz w:val="24"/>
          <w:szCs w:val="24"/>
        </w:rPr>
        <w:t xml:space="preserve"> mimo</w:t>
      </w:r>
      <w:r w:rsidR="00F93822">
        <w:rPr>
          <w:sz w:val="24"/>
          <w:szCs w:val="24"/>
        </w:rPr>
        <w:t>,</w:t>
      </w:r>
      <w:r w:rsidR="009A411D" w:rsidRPr="00E76AE7">
        <w:rPr>
          <w:sz w:val="24"/>
          <w:szCs w:val="24"/>
        </w:rPr>
        <w:t xml:space="preserve"> například kvůli znakům odřádkování. SAX je typu push-parser</w:t>
      </w:r>
      <w:r w:rsidR="00F93822">
        <w:rPr>
          <w:sz w:val="24"/>
          <w:szCs w:val="24"/>
        </w:rPr>
        <w:t>,</w:t>
      </w:r>
      <w:r w:rsidR="009A411D" w:rsidRPr="00E76AE7">
        <w:rPr>
          <w:sz w:val="24"/>
          <w:szCs w:val="24"/>
        </w:rPr>
        <w:t xml:space="preserve"> </w:t>
      </w:r>
      <w:r w:rsidR="00F93822">
        <w:rPr>
          <w:sz w:val="24"/>
          <w:szCs w:val="24"/>
        </w:rPr>
        <w:t>t</w:t>
      </w:r>
      <w:r w:rsidR="00D8720C" w:rsidRPr="00E76AE7">
        <w:rPr>
          <w:sz w:val="24"/>
          <w:szCs w:val="24"/>
        </w:rPr>
        <w:t>o znamená, že při</w:t>
      </w:r>
      <w:r w:rsidR="009A411D" w:rsidRPr="00E76AE7">
        <w:rPr>
          <w:sz w:val="24"/>
          <w:szCs w:val="24"/>
        </w:rPr>
        <w:t xml:space="preserve">pravené metody </w:t>
      </w:r>
      <w:r w:rsidR="005758C8">
        <w:rPr>
          <w:sz w:val="24"/>
          <w:szCs w:val="24"/>
        </w:rPr>
        <w:t>jsou volány samotným parserem.</w:t>
      </w:r>
      <w:r w:rsidR="009A411D" w:rsidRPr="00E76AE7">
        <w:rPr>
          <w:sz w:val="24"/>
          <w:szCs w:val="24"/>
        </w:rPr>
        <w:t xml:space="preserve">  </w:t>
      </w:r>
      <w:r w:rsidR="00F93822">
        <w:rPr>
          <w:sz w:val="24"/>
          <w:szCs w:val="24"/>
        </w:rPr>
        <w:t>P</w:t>
      </w:r>
      <w:r w:rsidR="007D251A" w:rsidRPr="00E76AE7">
        <w:rPr>
          <w:sz w:val="24"/>
          <w:szCs w:val="24"/>
        </w:rPr>
        <w:t>roblém může nastat při zpracování velkého XML souboru</w:t>
      </w:r>
      <w:r w:rsidR="0097036F" w:rsidRPr="00E76AE7">
        <w:rPr>
          <w:sz w:val="24"/>
          <w:szCs w:val="24"/>
        </w:rPr>
        <w:t>,</w:t>
      </w:r>
      <w:r w:rsidR="007D251A" w:rsidRPr="00E76AE7">
        <w:rPr>
          <w:sz w:val="24"/>
          <w:szCs w:val="24"/>
        </w:rPr>
        <w:t xml:space="preserve"> ve kterém se využívá větší množství elementů, pro které je nutno napsat stejné množství konstrukcí </w:t>
      </w:r>
      <w:r w:rsidR="00091B0E" w:rsidRPr="00E76AE7">
        <w:rPr>
          <w:sz w:val="24"/>
          <w:szCs w:val="24"/>
        </w:rPr>
        <w:t xml:space="preserve">pro větvení programu </w:t>
      </w:r>
      <w:r w:rsidR="00FC5E7A" w:rsidRPr="00E76AE7">
        <w:rPr>
          <w:sz w:val="24"/>
          <w:szCs w:val="24"/>
        </w:rPr>
        <w:t>na jejich vyhodnoce</w:t>
      </w:r>
      <w:r w:rsidR="007D251A" w:rsidRPr="00E76AE7">
        <w:rPr>
          <w:sz w:val="24"/>
          <w:szCs w:val="24"/>
        </w:rPr>
        <w:t xml:space="preserve">ní. </w:t>
      </w:r>
      <w:r w:rsidR="00F87AB9">
        <w:rPr>
          <w:sz w:val="24"/>
          <w:szCs w:val="24"/>
        </w:rPr>
        <w:t>Proces zpracování XML pomocí SAX je zobrazen na Obr 1.</w:t>
      </w:r>
    </w:p>
    <w:p w14:paraId="563B6AD2" w14:textId="3AD83D89" w:rsidR="00E76AE7" w:rsidRPr="009B3AF8" w:rsidRDefault="00E76AE7" w:rsidP="00FE374C">
      <w:pPr>
        <w:spacing w:line="360" w:lineRule="auto"/>
        <w:jc w:val="both"/>
        <w:rPr>
          <w:sz w:val="24"/>
          <w:szCs w:val="24"/>
        </w:rPr>
      </w:pPr>
    </w:p>
    <w:p w14:paraId="3339F03A" w14:textId="77777777" w:rsidR="00907FCA" w:rsidRPr="00907FCA" w:rsidRDefault="00FC3F28" w:rsidP="003C5A93">
      <w:pPr>
        <w:pStyle w:val="Odstavecseseznamem"/>
        <w:numPr>
          <w:ilvl w:val="3"/>
          <w:numId w:val="16"/>
        </w:numPr>
        <w:spacing w:line="360" w:lineRule="auto"/>
        <w:jc w:val="both"/>
        <w:rPr>
          <w:sz w:val="24"/>
          <w:szCs w:val="24"/>
        </w:rPr>
      </w:pPr>
      <w:r>
        <w:t>StAX</w:t>
      </w:r>
      <w:r w:rsidR="00731AE2">
        <w:t xml:space="preserve"> </w:t>
      </w:r>
    </w:p>
    <w:p w14:paraId="563B6AD4" w14:textId="574EC770" w:rsidR="008E1072" w:rsidRPr="00907FCA" w:rsidRDefault="00907FCA" w:rsidP="00907FCA">
      <w:pPr>
        <w:spacing w:line="360" w:lineRule="auto"/>
        <w:jc w:val="both"/>
        <w:rPr>
          <w:sz w:val="24"/>
          <w:szCs w:val="24"/>
        </w:rPr>
      </w:pPr>
      <w:r w:rsidRPr="00907FCA">
        <w:rPr>
          <w:sz w:val="24"/>
          <w:szCs w:val="24"/>
        </w:rPr>
        <w:lastRenderedPageBreak/>
        <w:t>Streaming APIs for XML</w:t>
      </w:r>
      <w:r>
        <w:rPr>
          <w:sz w:val="24"/>
          <w:szCs w:val="24"/>
        </w:rPr>
        <w:t xml:space="preserve"> (</w:t>
      </w:r>
      <w:r w:rsidR="00731AE2" w:rsidRPr="00907FCA">
        <w:rPr>
          <w:sz w:val="24"/>
          <w:szCs w:val="24"/>
        </w:rPr>
        <w:t>StAX</w:t>
      </w:r>
      <w:r>
        <w:rPr>
          <w:sz w:val="24"/>
          <w:szCs w:val="24"/>
        </w:rPr>
        <w:t>)</w:t>
      </w:r>
      <w:r w:rsidR="008E1072" w:rsidRPr="00907FCA">
        <w:rPr>
          <w:sz w:val="24"/>
          <w:szCs w:val="24"/>
        </w:rPr>
        <w:t xml:space="preserve"> je rychlé a jednoduché rozhraní pro sekvenční čtení a zápis XML souborů. StAX umožňuje pracovat dvěma způsoby. První je kurzorový, rychlý a nízko úrovňový</w:t>
      </w:r>
      <w:r w:rsidR="00091B0E" w:rsidRPr="00907FCA">
        <w:rPr>
          <w:sz w:val="24"/>
          <w:szCs w:val="24"/>
        </w:rPr>
        <w:t>,</w:t>
      </w:r>
      <w:r w:rsidR="008E1072" w:rsidRPr="00907FCA">
        <w:rPr>
          <w:sz w:val="24"/>
          <w:szCs w:val="24"/>
        </w:rPr>
        <w:t xml:space="preserve"> </w:t>
      </w:r>
      <w:r w:rsidR="00091B0E" w:rsidRPr="00907FCA">
        <w:rPr>
          <w:sz w:val="24"/>
          <w:szCs w:val="24"/>
        </w:rPr>
        <w:t>v</w:t>
      </w:r>
      <w:r w:rsidR="008E1072" w:rsidRPr="00907FCA">
        <w:rPr>
          <w:sz w:val="24"/>
          <w:szCs w:val="24"/>
        </w:rPr>
        <w:t xml:space="preserve">yužívající rozhraní XMLStreamReader a XMLStreamWriter. Druhý způsob je </w:t>
      </w:r>
      <w:r w:rsidR="00C063AE" w:rsidRPr="00907FCA">
        <w:rPr>
          <w:sz w:val="24"/>
          <w:szCs w:val="24"/>
        </w:rPr>
        <w:t>událostní</w:t>
      </w:r>
      <w:r w:rsidR="00091B0E" w:rsidRPr="00907FCA">
        <w:rPr>
          <w:sz w:val="24"/>
          <w:szCs w:val="24"/>
        </w:rPr>
        <w:t>.</w:t>
      </w:r>
      <w:r w:rsidR="00C063AE" w:rsidRPr="00907FCA">
        <w:rPr>
          <w:sz w:val="24"/>
          <w:szCs w:val="24"/>
        </w:rPr>
        <w:t xml:space="preserve"> </w:t>
      </w:r>
      <w:r w:rsidR="00091B0E" w:rsidRPr="00907FCA">
        <w:rPr>
          <w:sz w:val="24"/>
          <w:szCs w:val="24"/>
        </w:rPr>
        <w:t>O</w:t>
      </w:r>
      <w:r w:rsidR="00C063AE" w:rsidRPr="00907FCA">
        <w:rPr>
          <w:sz w:val="24"/>
          <w:szCs w:val="24"/>
        </w:rPr>
        <w:t xml:space="preserve">proti kurzorovému pojetí </w:t>
      </w:r>
      <w:r w:rsidR="00834F13" w:rsidRPr="00907FCA">
        <w:rPr>
          <w:sz w:val="24"/>
          <w:szCs w:val="24"/>
        </w:rPr>
        <w:t>umožňuje</w:t>
      </w:r>
      <w:r w:rsidR="00C063AE" w:rsidRPr="00907FCA">
        <w:rPr>
          <w:sz w:val="24"/>
          <w:szCs w:val="24"/>
        </w:rPr>
        <w:t xml:space="preserve"> sofistikovanější</w:t>
      </w:r>
      <w:r w:rsidR="00091B0E" w:rsidRPr="00907FCA">
        <w:rPr>
          <w:sz w:val="24"/>
          <w:szCs w:val="24"/>
        </w:rPr>
        <w:t xml:space="preserve"> </w:t>
      </w:r>
      <w:r w:rsidR="00834F13" w:rsidRPr="00907FCA">
        <w:rPr>
          <w:sz w:val="24"/>
          <w:szCs w:val="24"/>
        </w:rPr>
        <w:t xml:space="preserve">přístup </w:t>
      </w:r>
      <w:r w:rsidR="00091B0E" w:rsidRPr="00907FCA">
        <w:rPr>
          <w:sz w:val="24"/>
          <w:szCs w:val="24"/>
        </w:rPr>
        <w:t>a</w:t>
      </w:r>
      <w:r w:rsidR="00C063AE" w:rsidRPr="00907FCA">
        <w:rPr>
          <w:sz w:val="24"/>
          <w:szCs w:val="24"/>
        </w:rPr>
        <w:t xml:space="preserve"> </w:t>
      </w:r>
      <w:r w:rsidR="00091B0E" w:rsidRPr="00907FCA">
        <w:rPr>
          <w:sz w:val="24"/>
          <w:szCs w:val="24"/>
        </w:rPr>
        <w:t>j</w:t>
      </w:r>
      <w:r w:rsidR="00C063AE" w:rsidRPr="00907FCA">
        <w:rPr>
          <w:sz w:val="24"/>
          <w:szCs w:val="24"/>
        </w:rPr>
        <w:t xml:space="preserve">e </w:t>
      </w:r>
      <w:r w:rsidR="00091B0E" w:rsidRPr="00907FCA">
        <w:rPr>
          <w:sz w:val="24"/>
          <w:szCs w:val="24"/>
        </w:rPr>
        <w:t xml:space="preserve">reprezentován </w:t>
      </w:r>
      <w:r w:rsidR="00C063AE" w:rsidRPr="00907FCA">
        <w:rPr>
          <w:sz w:val="24"/>
          <w:szCs w:val="24"/>
        </w:rPr>
        <w:t xml:space="preserve">rozhraními XMLEventReader </w:t>
      </w:r>
      <w:r w:rsidR="00091B0E" w:rsidRPr="00907FCA">
        <w:rPr>
          <w:sz w:val="24"/>
          <w:szCs w:val="24"/>
        </w:rPr>
        <w:t xml:space="preserve">a </w:t>
      </w:r>
      <w:r w:rsidR="00C063AE" w:rsidRPr="00907FCA">
        <w:rPr>
          <w:sz w:val="24"/>
          <w:szCs w:val="24"/>
        </w:rPr>
        <w:t xml:space="preserve">XMLEventWriter. </w:t>
      </w:r>
    </w:p>
    <w:p w14:paraId="563B6AD5" w14:textId="65E521CA" w:rsidR="00050A39" w:rsidRDefault="00C063AE" w:rsidP="00FE374C">
      <w:pPr>
        <w:spacing w:line="360" w:lineRule="auto"/>
        <w:jc w:val="both"/>
        <w:rPr>
          <w:sz w:val="24"/>
          <w:szCs w:val="24"/>
        </w:rPr>
      </w:pPr>
      <w:r>
        <w:rPr>
          <w:sz w:val="24"/>
          <w:szCs w:val="24"/>
        </w:rPr>
        <w:t xml:space="preserve">Výhodou oproti SAX je možnost dokument vytvářet a zapisovat do něho. SAX používá při čtení souboru třech vzájemně provázaných metod, kdežto u StAX je zdrojový kód na jednom místě. </w:t>
      </w:r>
      <w:r w:rsidR="00594220">
        <w:rPr>
          <w:sz w:val="24"/>
          <w:szCs w:val="24"/>
        </w:rPr>
        <w:t xml:space="preserve">Není zapotřebí </w:t>
      </w:r>
      <w:r>
        <w:rPr>
          <w:sz w:val="24"/>
          <w:szCs w:val="24"/>
        </w:rPr>
        <w:t xml:space="preserve">pomocný buffer pro ukládání hodnot elementů, protože obsah elementů je vracen </w:t>
      </w:r>
      <w:r w:rsidR="00594220">
        <w:rPr>
          <w:sz w:val="24"/>
          <w:szCs w:val="24"/>
        </w:rPr>
        <w:t>atomicky</w:t>
      </w:r>
      <w:r>
        <w:rPr>
          <w:sz w:val="24"/>
          <w:szCs w:val="24"/>
        </w:rPr>
        <w:t>.</w:t>
      </w:r>
    </w:p>
    <w:p w14:paraId="563B6AD6" w14:textId="77777777" w:rsidR="007A7925" w:rsidRDefault="00C063AE" w:rsidP="00FE374C">
      <w:pPr>
        <w:spacing w:line="360" w:lineRule="auto"/>
        <w:jc w:val="both"/>
        <w:rPr>
          <w:sz w:val="24"/>
          <w:szCs w:val="24"/>
        </w:rPr>
      </w:pPr>
      <w:r>
        <w:rPr>
          <w:sz w:val="24"/>
          <w:szCs w:val="24"/>
        </w:rPr>
        <w:t>StAX je typu pull-parser</w:t>
      </w:r>
      <w:r w:rsidR="0097036F">
        <w:rPr>
          <w:sz w:val="24"/>
          <w:szCs w:val="24"/>
        </w:rPr>
        <w:t xml:space="preserve">, </w:t>
      </w:r>
      <w:r w:rsidR="00387315">
        <w:rPr>
          <w:sz w:val="24"/>
          <w:szCs w:val="24"/>
        </w:rPr>
        <w:t xml:space="preserve">to znamená, že </w:t>
      </w:r>
      <w:r>
        <w:rPr>
          <w:sz w:val="24"/>
          <w:szCs w:val="24"/>
        </w:rPr>
        <w:t xml:space="preserve">XML soubor </w:t>
      </w:r>
      <w:r w:rsidR="00834F13">
        <w:rPr>
          <w:sz w:val="24"/>
          <w:szCs w:val="24"/>
        </w:rPr>
        <w:t>se čte</w:t>
      </w:r>
      <w:r>
        <w:rPr>
          <w:sz w:val="24"/>
          <w:szCs w:val="24"/>
        </w:rPr>
        <w:t xml:space="preserve"> na žádost</w:t>
      </w:r>
      <w:r w:rsidR="00834F13">
        <w:rPr>
          <w:sz w:val="24"/>
          <w:szCs w:val="24"/>
        </w:rPr>
        <w:t xml:space="preserve"> programátora</w:t>
      </w:r>
      <w:r>
        <w:rPr>
          <w:sz w:val="24"/>
          <w:szCs w:val="24"/>
        </w:rPr>
        <w:t>. Výhodou oproti způsobu zpracování DOM je práce s proudem (stream</w:t>
      </w:r>
      <w:r w:rsidR="007A7925">
        <w:rPr>
          <w:sz w:val="24"/>
          <w:szCs w:val="24"/>
        </w:rPr>
        <w:t xml:space="preserve">), což umožňuje zpracovávat i velké dokumenty. </w:t>
      </w:r>
    </w:p>
    <w:p w14:paraId="563B6AD7" w14:textId="24FDF8F2" w:rsidR="007A7925" w:rsidRDefault="007A7925" w:rsidP="00FE374C">
      <w:pPr>
        <w:spacing w:line="360" w:lineRule="auto"/>
        <w:jc w:val="both"/>
        <w:rPr>
          <w:sz w:val="24"/>
          <w:szCs w:val="24"/>
        </w:rPr>
      </w:pPr>
      <w:r>
        <w:rPr>
          <w:sz w:val="24"/>
          <w:szCs w:val="24"/>
        </w:rPr>
        <w:t>Stejně jako u SAX</w:t>
      </w:r>
      <w:r w:rsidR="00594220">
        <w:rPr>
          <w:sz w:val="24"/>
          <w:szCs w:val="24"/>
        </w:rPr>
        <w:t>,</w:t>
      </w:r>
      <w:r>
        <w:rPr>
          <w:sz w:val="24"/>
          <w:szCs w:val="24"/>
        </w:rPr>
        <w:t xml:space="preserve"> umožňuje Java práci se StAX přes rozhraní JAXP. </w:t>
      </w:r>
      <w:r w:rsidR="00594220">
        <w:rPr>
          <w:sz w:val="24"/>
          <w:szCs w:val="24"/>
        </w:rPr>
        <w:t>Samotný o</w:t>
      </w:r>
      <w:r>
        <w:rPr>
          <w:sz w:val="24"/>
          <w:szCs w:val="24"/>
        </w:rPr>
        <w:t>bjekt S</w:t>
      </w:r>
      <w:r w:rsidR="00387315">
        <w:rPr>
          <w:sz w:val="24"/>
          <w:szCs w:val="24"/>
        </w:rPr>
        <w:t>t</w:t>
      </w:r>
      <w:r w:rsidR="0097036F">
        <w:rPr>
          <w:sz w:val="24"/>
          <w:szCs w:val="24"/>
        </w:rPr>
        <w:t>AX lze použít</w:t>
      </w:r>
      <w:r>
        <w:rPr>
          <w:sz w:val="24"/>
          <w:szCs w:val="24"/>
        </w:rPr>
        <w:t xml:space="preserve"> jako</w:t>
      </w:r>
      <w:r w:rsidR="007F6565">
        <w:rPr>
          <w:sz w:val="24"/>
          <w:szCs w:val="24"/>
        </w:rPr>
        <w:t xml:space="preserve"> verifikátor pro dodržení správného formátu XML</w:t>
      </w:r>
      <w:r w:rsidR="00594220">
        <w:rPr>
          <w:sz w:val="24"/>
          <w:szCs w:val="24"/>
        </w:rPr>
        <w:t>.</w:t>
      </w:r>
      <w:r>
        <w:rPr>
          <w:sz w:val="24"/>
          <w:szCs w:val="24"/>
        </w:rPr>
        <w:t xml:space="preserve"> Chybová hlášení jsou stejná u obou parserů, neboť jsou začleněna do rozhraní JAXP.</w:t>
      </w:r>
      <w:r w:rsidR="0097036F">
        <w:rPr>
          <w:sz w:val="24"/>
          <w:szCs w:val="24"/>
        </w:rPr>
        <w:t xml:space="preserve"> </w:t>
      </w:r>
      <w:r w:rsidR="005F7CCA">
        <w:rPr>
          <w:sz w:val="24"/>
          <w:szCs w:val="24"/>
        </w:rPr>
        <w:t>Výjimka je také vyvolána, p</w:t>
      </w:r>
      <w:r w:rsidR="001D79CC">
        <w:rPr>
          <w:sz w:val="24"/>
          <w:szCs w:val="24"/>
        </w:rPr>
        <w:t>okud je načítána hodnota atributu</w:t>
      </w:r>
      <w:r w:rsidR="005F7CCA">
        <w:rPr>
          <w:sz w:val="24"/>
          <w:szCs w:val="24"/>
        </w:rPr>
        <w:t>,</w:t>
      </w:r>
      <w:r w:rsidR="001D79CC">
        <w:rPr>
          <w:sz w:val="24"/>
          <w:szCs w:val="24"/>
        </w:rPr>
        <w:t xml:space="preserve"> před čtením hodnoty elementu</w:t>
      </w:r>
      <w:r w:rsidR="005F7CCA">
        <w:rPr>
          <w:sz w:val="24"/>
          <w:szCs w:val="24"/>
        </w:rPr>
        <w:t>.</w:t>
      </w:r>
      <w:r w:rsidR="001D79CC">
        <w:rPr>
          <w:sz w:val="24"/>
          <w:szCs w:val="24"/>
        </w:rPr>
        <w:t xml:space="preserve"> </w:t>
      </w:r>
    </w:p>
    <w:p w14:paraId="563B6AD8" w14:textId="4AB6222D" w:rsidR="001D79CC" w:rsidRDefault="001D79CC" w:rsidP="00FE374C">
      <w:pPr>
        <w:spacing w:line="360" w:lineRule="auto"/>
        <w:jc w:val="both"/>
        <w:rPr>
          <w:sz w:val="24"/>
          <w:szCs w:val="24"/>
        </w:rPr>
      </w:pPr>
      <w:r>
        <w:rPr>
          <w:sz w:val="24"/>
          <w:szCs w:val="24"/>
        </w:rPr>
        <w:t xml:space="preserve">Při čtení dokumentu lze </w:t>
      </w:r>
      <w:r w:rsidR="00594220">
        <w:rPr>
          <w:sz w:val="24"/>
          <w:szCs w:val="24"/>
        </w:rPr>
        <w:t>data na</w:t>
      </w:r>
      <w:r>
        <w:rPr>
          <w:sz w:val="24"/>
          <w:szCs w:val="24"/>
        </w:rPr>
        <w:t>čít</w:t>
      </w:r>
      <w:r w:rsidR="00594220">
        <w:rPr>
          <w:sz w:val="24"/>
          <w:szCs w:val="24"/>
        </w:rPr>
        <w:t>at</w:t>
      </w:r>
      <w:r>
        <w:rPr>
          <w:sz w:val="24"/>
          <w:szCs w:val="24"/>
        </w:rPr>
        <w:t xml:space="preserve"> postupně až tehdy, když </w:t>
      </w:r>
      <w:r w:rsidR="00594220">
        <w:rPr>
          <w:sz w:val="24"/>
          <w:szCs w:val="24"/>
        </w:rPr>
        <w:t xml:space="preserve">je </w:t>
      </w:r>
      <w:r>
        <w:rPr>
          <w:sz w:val="24"/>
          <w:szCs w:val="24"/>
        </w:rPr>
        <w:t>potřebujeme. To je další výhoda oproti SAX, kde se musí přečíst celý XML dokument najednou. StAX si pamatuje pozici, ze které se naposledy četlo</w:t>
      </w:r>
      <w:r w:rsidR="00594220">
        <w:rPr>
          <w:sz w:val="24"/>
          <w:szCs w:val="24"/>
        </w:rPr>
        <w:t>,</w:t>
      </w:r>
      <w:r>
        <w:rPr>
          <w:sz w:val="24"/>
          <w:szCs w:val="24"/>
        </w:rPr>
        <w:t xml:space="preserve"> a dále umožňuje čtení kdykoliv ukončit. </w:t>
      </w:r>
    </w:p>
    <w:p w14:paraId="563B6AD9" w14:textId="7A1F9F59" w:rsidR="001D79CC" w:rsidRDefault="00693A90" w:rsidP="00FE374C">
      <w:pPr>
        <w:spacing w:line="360" w:lineRule="auto"/>
        <w:jc w:val="both"/>
        <w:rPr>
          <w:sz w:val="24"/>
          <w:szCs w:val="24"/>
        </w:rPr>
      </w:pPr>
      <w:r>
        <w:rPr>
          <w:sz w:val="24"/>
          <w:szCs w:val="24"/>
        </w:rPr>
        <w:t xml:space="preserve">StAX se hodí pro postupné generování XML souborů. Oproti DOM zde nejsme omezeni velikostí paměti. Pro vytvoření souboru je nutné vytvořit zapisovač </w:t>
      </w:r>
      <w:r w:rsidR="00050A39">
        <w:rPr>
          <w:sz w:val="24"/>
          <w:szCs w:val="24"/>
        </w:rPr>
        <w:t xml:space="preserve">implementující </w:t>
      </w:r>
      <w:r>
        <w:rPr>
          <w:sz w:val="24"/>
          <w:szCs w:val="24"/>
        </w:rPr>
        <w:t>rozhraní XMLStreamWriter.</w:t>
      </w:r>
      <w:r w:rsidR="00907FCA">
        <w:rPr>
          <w:sz w:val="24"/>
          <w:szCs w:val="24"/>
        </w:rPr>
        <w:t xml:space="preserve"> Viz obr 2.</w:t>
      </w:r>
      <w:r>
        <w:rPr>
          <w:sz w:val="24"/>
          <w:szCs w:val="24"/>
        </w:rPr>
        <w:t xml:space="preserve"> Na začátku lze nastavit výstupní kódování a využívat metody pro automatický převod</w:t>
      </w:r>
      <w:r w:rsidR="00594220">
        <w:rPr>
          <w:sz w:val="24"/>
          <w:szCs w:val="24"/>
        </w:rPr>
        <w:t>,</w:t>
      </w:r>
      <w:r>
        <w:rPr>
          <w:sz w:val="24"/>
          <w:szCs w:val="24"/>
        </w:rPr>
        <w:t xml:space="preserve"> </w:t>
      </w:r>
      <w:r w:rsidR="00050A39">
        <w:rPr>
          <w:sz w:val="24"/>
          <w:szCs w:val="24"/>
        </w:rPr>
        <w:t>např. „</w:t>
      </w:r>
      <w:r>
        <w:rPr>
          <w:sz w:val="24"/>
          <w:szCs w:val="24"/>
          <w:lang w:val="en-US"/>
        </w:rPr>
        <w:t>&amp;</w:t>
      </w:r>
      <w:r w:rsidR="00050A39">
        <w:rPr>
          <w:sz w:val="24"/>
          <w:szCs w:val="24"/>
          <w:lang w:val="en-US"/>
        </w:rPr>
        <w:t>”</w:t>
      </w:r>
      <w:r>
        <w:rPr>
          <w:sz w:val="24"/>
          <w:szCs w:val="24"/>
        </w:rPr>
        <w:t xml:space="preserve"> na </w:t>
      </w:r>
      <w:r w:rsidR="00050A39">
        <w:rPr>
          <w:sz w:val="24"/>
          <w:szCs w:val="24"/>
        </w:rPr>
        <w:t>„</w:t>
      </w:r>
      <w:r>
        <w:rPr>
          <w:sz w:val="24"/>
          <w:szCs w:val="24"/>
          <w:lang w:val="en-US"/>
        </w:rPr>
        <w:t>&amp;amp</w:t>
      </w:r>
      <w:r w:rsidR="00050A39">
        <w:rPr>
          <w:sz w:val="24"/>
          <w:szCs w:val="24"/>
          <w:lang w:val="en-US"/>
        </w:rPr>
        <w:t>”</w:t>
      </w:r>
      <w:r>
        <w:rPr>
          <w:sz w:val="24"/>
          <w:szCs w:val="24"/>
          <w:lang w:val="en-US"/>
        </w:rPr>
        <w:t xml:space="preserve"> a další. </w:t>
      </w:r>
      <w:r>
        <w:rPr>
          <w:sz w:val="24"/>
          <w:szCs w:val="24"/>
        </w:rPr>
        <w:t xml:space="preserve"> Pro odřádkování a odsazení elementů je nutné tyto úkony udělat ru</w:t>
      </w:r>
      <w:r w:rsidR="007A3A68">
        <w:rPr>
          <w:sz w:val="24"/>
          <w:szCs w:val="24"/>
        </w:rPr>
        <w:t>čně. Ruční odsazování závisí</w:t>
      </w:r>
      <w:r>
        <w:rPr>
          <w:sz w:val="24"/>
          <w:szCs w:val="24"/>
        </w:rPr>
        <w:t xml:space="preserve"> na platformě. </w:t>
      </w:r>
    </w:p>
    <w:p w14:paraId="563B6ADA" w14:textId="325A4FB6" w:rsidR="00E76AE7" w:rsidRDefault="00A40EAE" w:rsidP="00FE374C">
      <w:pPr>
        <w:spacing w:line="360" w:lineRule="auto"/>
        <w:jc w:val="both"/>
        <w:rPr>
          <w:sz w:val="24"/>
          <w:szCs w:val="24"/>
        </w:rPr>
      </w:pPr>
      <w:r>
        <w:rPr>
          <w:noProof/>
          <w:lang w:eastAsia="cs-CZ"/>
        </w:rPr>
        <w:lastRenderedPageBreak/>
        <mc:AlternateContent>
          <mc:Choice Requires="wps">
            <w:drawing>
              <wp:anchor distT="0" distB="0" distL="114300" distR="114300" simplePos="0" relativeHeight="251671552" behindDoc="0" locked="0" layoutInCell="1" allowOverlap="1" wp14:anchorId="563B6BB5" wp14:editId="4FFCDA94">
                <wp:simplePos x="0" y="0"/>
                <wp:positionH relativeFrom="column">
                  <wp:posOffset>1208405</wp:posOffset>
                </wp:positionH>
                <wp:positionV relativeFrom="paragraph">
                  <wp:posOffset>3195955</wp:posOffset>
                </wp:positionV>
                <wp:extent cx="3603625" cy="266700"/>
                <wp:effectExtent l="0" t="0" r="3175" b="12700"/>
                <wp:wrapTopAndBottom/>
                <wp:docPr id="33" name="Textové pol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3625" cy="266700"/>
                        </a:xfrm>
                        <a:prstGeom prst="rect">
                          <a:avLst/>
                        </a:prstGeom>
                        <a:solidFill>
                          <a:prstClr val="white"/>
                        </a:solidFill>
                        <a:ln>
                          <a:noFill/>
                        </a:ln>
                      </wps:spPr>
                      <wps:txbx>
                        <w:txbxContent>
                          <w:p w14:paraId="563B6C3E" w14:textId="57079002" w:rsidR="00462964" w:rsidRPr="00D24834" w:rsidRDefault="00462964" w:rsidP="00C35CFD">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2</w:t>
                            </w:r>
                            <w:r>
                              <w:rPr>
                                <w:noProof/>
                              </w:rPr>
                              <w:fldChar w:fldCharType="end"/>
                            </w:r>
                            <w:r>
                              <w:t>: Proces zpracovnání XML pomocí StAX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B5" id="Textové pole 11" o:spid="_x0000_s1027" type="#_x0000_t202" style="position:absolute;left:0;text-align:left;margin-left:95.15pt;margin-top:251.65pt;width:283.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" stroked="f">
                <v:path arrowok="t"/>
                <v:textbox style="mso-fit-shape-to-text:t" inset="0,0,0,0">
                  <w:txbxContent>
                    <w:p w14:paraId="563B6C3E" w14:textId="57079002" w:rsidR="00462964" w:rsidRPr="00D24834" w:rsidRDefault="00462964" w:rsidP="00C35CFD">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2</w:t>
                      </w:r>
                      <w:r>
                        <w:rPr>
                          <w:noProof/>
                        </w:rPr>
                        <w:fldChar w:fldCharType="end"/>
                      </w:r>
                      <w:r>
                        <w:t>: Proces zpracovnání XML pomocí StAX</w:t>
                      </w:r>
                    </w:p>
                  </w:txbxContent>
                </v:textbox>
                <w10:wrap type="topAndBottom"/>
              </v:shape>
            </w:pict>
          </mc:Fallback>
        </mc:AlternateContent>
      </w:r>
      <w:r w:rsidR="00C35CFD">
        <w:rPr>
          <w:noProof/>
          <w:sz w:val="24"/>
          <w:szCs w:val="24"/>
          <w:lang w:eastAsia="cs-CZ"/>
        </w:rPr>
        <w:drawing>
          <wp:anchor distT="0" distB="0" distL="114300" distR="114300" simplePos="0" relativeHeight="251648000" behindDoc="0" locked="0" layoutInCell="1" allowOverlap="1" wp14:anchorId="563B6BB6" wp14:editId="18FDA5F9">
            <wp:simplePos x="0" y="0"/>
            <wp:positionH relativeFrom="column">
              <wp:posOffset>1339850</wp:posOffset>
            </wp:positionH>
            <wp:positionV relativeFrom="paragraph">
              <wp:posOffset>438150</wp:posOffset>
            </wp:positionV>
            <wp:extent cx="3603625" cy="2773680"/>
            <wp:effectExtent l="0" t="0" r="0" b="7620"/>
            <wp:wrapTopAndBottom/>
            <wp:docPr id="10" name="Obrázek 10" descr="StAXPro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XProc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3625" cy="2773680"/>
                    </a:xfrm>
                    <a:prstGeom prst="rect">
                      <a:avLst/>
                    </a:prstGeom>
                    <a:noFill/>
                  </pic:spPr>
                </pic:pic>
              </a:graphicData>
            </a:graphic>
          </wp:anchor>
        </w:drawing>
      </w:r>
    </w:p>
    <w:p w14:paraId="563B6ADB" w14:textId="77777777" w:rsidR="00693A90" w:rsidRDefault="004D7668" w:rsidP="00731AE2">
      <w:pPr>
        <w:pStyle w:val="Nadpis3"/>
      </w:pPr>
      <w:bookmarkStart w:id="8" w:name="_Toc481097069"/>
      <w:r>
        <w:t>1.</w:t>
      </w:r>
      <w:r w:rsidR="00590FF9">
        <w:t xml:space="preserve">3.2 </w:t>
      </w:r>
      <w:r w:rsidR="00693A90">
        <w:t>Práce se stromovou strukturou dokumentu</w:t>
      </w:r>
      <w:bookmarkEnd w:id="8"/>
    </w:p>
    <w:p w14:paraId="563B6ADC" w14:textId="1D2B7E7B" w:rsidR="00731AE2" w:rsidRDefault="004D7668" w:rsidP="00731AE2">
      <w:r>
        <w:t>1.</w:t>
      </w:r>
      <w:r w:rsidR="00590FF9">
        <w:t>3.2.1</w:t>
      </w:r>
      <w:r w:rsidR="00731AE2" w:rsidRPr="00731AE2">
        <w:t xml:space="preserve"> </w:t>
      </w:r>
      <w:r w:rsidR="00731AE2" w:rsidRPr="00731AE2">
        <w:tab/>
      </w:r>
      <w:r w:rsidR="00731AE2">
        <w:t xml:space="preserve">DOM </w:t>
      </w:r>
    </w:p>
    <w:p w14:paraId="563B6ADD" w14:textId="4A01EA33" w:rsidR="00050A39" w:rsidRDefault="00907FCA" w:rsidP="00FE374C">
      <w:pPr>
        <w:spacing w:line="360" w:lineRule="auto"/>
        <w:jc w:val="both"/>
        <w:rPr>
          <w:sz w:val="24"/>
          <w:szCs w:val="24"/>
        </w:rPr>
      </w:pPr>
      <w:r w:rsidRPr="00907FCA">
        <w:rPr>
          <w:sz w:val="24"/>
          <w:szCs w:val="24"/>
        </w:rPr>
        <w:t>Document Object Model (</w:t>
      </w:r>
      <w:r w:rsidR="009B06AA" w:rsidRPr="009B06AA">
        <w:rPr>
          <w:sz w:val="24"/>
          <w:szCs w:val="24"/>
        </w:rPr>
        <w:t>DOM</w:t>
      </w:r>
      <w:r>
        <w:rPr>
          <w:sz w:val="24"/>
          <w:szCs w:val="24"/>
        </w:rPr>
        <w:t>)</w:t>
      </w:r>
      <w:r w:rsidR="009B06AA" w:rsidRPr="009B06AA">
        <w:rPr>
          <w:sz w:val="24"/>
          <w:szCs w:val="24"/>
        </w:rPr>
        <w:t xml:space="preserve"> načte celý XML dokument do paměti</w:t>
      </w:r>
      <w:r w:rsidR="00050A39">
        <w:rPr>
          <w:sz w:val="24"/>
          <w:szCs w:val="24"/>
        </w:rPr>
        <w:t>, kde</w:t>
      </w:r>
      <w:r w:rsidR="00B35DA6">
        <w:rPr>
          <w:sz w:val="24"/>
          <w:szCs w:val="24"/>
        </w:rPr>
        <w:t xml:space="preserve"> vytvoří stromovo</w:t>
      </w:r>
      <w:r w:rsidR="009B06AA" w:rsidRPr="009B06AA">
        <w:rPr>
          <w:sz w:val="24"/>
          <w:szCs w:val="24"/>
        </w:rPr>
        <w:t xml:space="preserve"> objektovou strukturu. Jednotlivý</w:t>
      </w:r>
      <w:r w:rsidR="00387315">
        <w:rPr>
          <w:sz w:val="24"/>
          <w:szCs w:val="24"/>
        </w:rPr>
        <w:t>m</w:t>
      </w:r>
      <w:r w:rsidR="009B06AA" w:rsidRPr="009B06AA">
        <w:rPr>
          <w:sz w:val="24"/>
          <w:szCs w:val="24"/>
        </w:rPr>
        <w:t xml:space="preserve"> objektům se pak říká uzly. DOM umož</w:t>
      </w:r>
      <w:r w:rsidR="00594220">
        <w:rPr>
          <w:sz w:val="24"/>
          <w:szCs w:val="24"/>
        </w:rPr>
        <w:t>ň</w:t>
      </w:r>
      <w:r w:rsidR="009B06AA" w:rsidRPr="009B06AA">
        <w:rPr>
          <w:sz w:val="24"/>
          <w:szCs w:val="24"/>
        </w:rPr>
        <w:t xml:space="preserve">uje zápis a vytváření nových XML souborů díky všem potřebným datům uloženým najednou v paměti. </w:t>
      </w:r>
      <w:r w:rsidR="00A64AC4">
        <w:rPr>
          <w:sz w:val="24"/>
          <w:szCs w:val="24"/>
        </w:rPr>
        <w:t xml:space="preserve">Také rozhraní DOM je používáno ve spolupráci s JAXP. Rozhraní popisující jednotlivé uzly </w:t>
      </w:r>
      <w:r w:rsidR="00594220">
        <w:rPr>
          <w:sz w:val="24"/>
          <w:szCs w:val="24"/>
        </w:rPr>
        <w:t xml:space="preserve">se nachází </w:t>
      </w:r>
      <w:r w:rsidR="00A64AC4">
        <w:rPr>
          <w:sz w:val="24"/>
          <w:szCs w:val="24"/>
        </w:rPr>
        <w:t>v or</w:t>
      </w:r>
      <w:r w:rsidR="00387315">
        <w:rPr>
          <w:sz w:val="24"/>
          <w:szCs w:val="24"/>
        </w:rPr>
        <w:t>g</w:t>
      </w:r>
      <w:r w:rsidR="00A64AC4">
        <w:rPr>
          <w:sz w:val="24"/>
          <w:szCs w:val="24"/>
        </w:rPr>
        <w:t>.w2c.dom.</w:t>
      </w:r>
    </w:p>
    <w:p w14:paraId="563B6ADE" w14:textId="642BED8C" w:rsidR="00595DF0" w:rsidRDefault="00A64AC4" w:rsidP="00FE374C">
      <w:pPr>
        <w:spacing w:line="360" w:lineRule="auto"/>
        <w:jc w:val="both"/>
        <w:rPr>
          <w:sz w:val="24"/>
          <w:szCs w:val="24"/>
        </w:rPr>
      </w:pPr>
      <w:r>
        <w:rPr>
          <w:sz w:val="24"/>
          <w:szCs w:val="24"/>
        </w:rPr>
        <w:t xml:space="preserve">Nejpoužívanější typy uzlů jsou Node </w:t>
      </w:r>
      <w:r w:rsidR="00050A39">
        <w:rPr>
          <w:sz w:val="24"/>
          <w:szCs w:val="24"/>
        </w:rPr>
        <w:t xml:space="preserve">pro </w:t>
      </w:r>
      <w:r>
        <w:rPr>
          <w:sz w:val="24"/>
          <w:szCs w:val="24"/>
        </w:rPr>
        <w:t xml:space="preserve">základní prvek, Document </w:t>
      </w:r>
      <w:r w:rsidR="00050A39">
        <w:rPr>
          <w:sz w:val="24"/>
          <w:szCs w:val="24"/>
        </w:rPr>
        <w:t>pro kořenový</w:t>
      </w:r>
      <w:r>
        <w:rPr>
          <w:sz w:val="24"/>
          <w:szCs w:val="24"/>
        </w:rPr>
        <w:t xml:space="preserve"> uzel, Attr pro atributy, Element pro jednotlivé elementy a Text pro hodnoty elementů. </w:t>
      </w:r>
      <w:r w:rsidR="00341674">
        <w:rPr>
          <w:sz w:val="24"/>
          <w:szCs w:val="24"/>
        </w:rPr>
        <w:t xml:space="preserve">Proces zpracování XML pomocí DOM je zobrazen na obr 3. </w:t>
      </w:r>
      <w:r>
        <w:rPr>
          <w:sz w:val="24"/>
          <w:szCs w:val="24"/>
        </w:rPr>
        <w:t>DOM umož</w:t>
      </w:r>
      <w:r w:rsidR="00594220">
        <w:rPr>
          <w:sz w:val="24"/>
          <w:szCs w:val="24"/>
        </w:rPr>
        <w:t>ň</w:t>
      </w:r>
      <w:r>
        <w:rPr>
          <w:sz w:val="24"/>
          <w:szCs w:val="24"/>
        </w:rPr>
        <w:t xml:space="preserve">uje také využití dvou dalších kolekcí pro uschování skupiny dalších uzlů. NodeList </w:t>
      </w:r>
      <w:r w:rsidR="00050A39">
        <w:rPr>
          <w:sz w:val="24"/>
          <w:szCs w:val="24"/>
        </w:rPr>
        <w:t>(</w:t>
      </w:r>
      <w:r>
        <w:rPr>
          <w:sz w:val="24"/>
          <w:szCs w:val="24"/>
        </w:rPr>
        <w:t>podo</w:t>
      </w:r>
      <w:r w:rsidR="007A3A68">
        <w:rPr>
          <w:sz w:val="24"/>
          <w:szCs w:val="24"/>
        </w:rPr>
        <w:t>bný seznamu z java.util.</w:t>
      </w:r>
      <w:r w:rsidR="00594220">
        <w:rPr>
          <w:sz w:val="24"/>
          <w:szCs w:val="24"/>
        </w:rPr>
        <w:t>L</w:t>
      </w:r>
      <w:r w:rsidR="007A3A68">
        <w:rPr>
          <w:sz w:val="24"/>
          <w:szCs w:val="24"/>
        </w:rPr>
        <w:t>ist</w:t>
      </w:r>
      <w:r w:rsidR="00050A39">
        <w:rPr>
          <w:sz w:val="24"/>
          <w:szCs w:val="24"/>
        </w:rPr>
        <w:t>)</w:t>
      </w:r>
      <w:r w:rsidR="007A3A68">
        <w:rPr>
          <w:sz w:val="24"/>
          <w:szCs w:val="24"/>
        </w:rPr>
        <w:t xml:space="preserve"> us</w:t>
      </w:r>
      <w:r>
        <w:rPr>
          <w:sz w:val="24"/>
          <w:szCs w:val="24"/>
        </w:rPr>
        <w:t xml:space="preserve">pořádá elementy do seznamu, do kterého se pak přistupuje pomocí indexu. Druhá je kolekce NamedNodeMap představující mapu pro uložení jmen atributů a jejich hodnot. Přístup do mapy </w:t>
      </w:r>
      <w:r w:rsidR="007A3A68">
        <w:rPr>
          <w:sz w:val="24"/>
          <w:szCs w:val="24"/>
        </w:rPr>
        <w:t>probíhá</w:t>
      </w:r>
      <w:r>
        <w:rPr>
          <w:sz w:val="24"/>
          <w:szCs w:val="24"/>
        </w:rPr>
        <w:t xml:space="preserve"> typicky pomocí jmen atributů. </w:t>
      </w:r>
      <w:r w:rsidR="001A0C95">
        <w:rPr>
          <w:sz w:val="24"/>
          <w:szCs w:val="24"/>
        </w:rPr>
        <w:t>Stejně jako u SAX lze DOM použít pro verifikaci XML dokumentu.</w:t>
      </w:r>
    </w:p>
    <w:p w14:paraId="563B6ADF" w14:textId="1E3F8507" w:rsidR="00A64AC4" w:rsidRDefault="001A0C95" w:rsidP="00FE374C">
      <w:pPr>
        <w:spacing w:line="360" w:lineRule="auto"/>
        <w:jc w:val="both"/>
        <w:rPr>
          <w:sz w:val="24"/>
          <w:szCs w:val="24"/>
        </w:rPr>
      </w:pPr>
      <w:r>
        <w:rPr>
          <w:sz w:val="24"/>
          <w:szCs w:val="24"/>
        </w:rPr>
        <w:t xml:space="preserve">Data uložená v paměti lze zpracovat více možnostmi oproti SAX. </w:t>
      </w:r>
      <w:r w:rsidR="005536AE">
        <w:rPr>
          <w:sz w:val="24"/>
          <w:szCs w:val="24"/>
        </w:rPr>
        <w:t>Při častém pohybu po jednotlivých uzlech lze použít možnosti jazyka XPath, který tento pohyb usnadní. Pro snadnější zpracování umož</w:t>
      </w:r>
      <w:r w:rsidR="00B864CA">
        <w:rPr>
          <w:sz w:val="24"/>
          <w:szCs w:val="24"/>
        </w:rPr>
        <w:t>ň</w:t>
      </w:r>
      <w:r w:rsidR="005536AE">
        <w:rPr>
          <w:sz w:val="24"/>
          <w:szCs w:val="24"/>
        </w:rPr>
        <w:t xml:space="preserve">uje DOM odstranit elementy odřádkování nebo komentáře. Pro odstranění odřádkování je nutné mít připravený XSD nebo DTD soubor. </w:t>
      </w:r>
    </w:p>
    <w:p w14:paraId="563B6AE0" w14:textId="1185BF40" w:rsidR="00E76AE7" w:rsidRDefault="00D54099" w:rsidP="00E76AE7">
      <w:pPr>
        <w:keepNext/>
        <w:spacing w:line="360" w:lineRule="auto"/>
        <w:jc w:val="center"/>
      </w:pPr>
      <w:r>
        <w:rPr>
          <w:noProof/>
          <w:sz w:val="24"/>
          <w:szCs w:val="24"/>
          <w:lang w:eastAsia="cs-CZ"/>
        </w:rPr>
        <w:lastRenderedPageBreak/>
        <w:drawing>
          <wp:inline distT="0" distB="0" distL="0" distR="0" wp14:anchorId="563B6BB8" wp14:editId="55D4F12F">
            <wp:extent cx="4648200" cy="1866900"/>
            <wp:effectExtent l="0" t="0" r="0" b="0"/>
            <wp:docPr id="3" name="obrázek 1" descr="DOMPar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Par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8200" cy="1866900"/>
                    </a:xfrm>
                    <a:prstGeom prst="rect">
                      <a:avLst/>
                    </a:prstGeom>
                    <a:noFill/>
                    <a:ln>
                      <a:noFill/>
                    </a:ln>
                  </pic:spPr>
                </pic:pic>
              </a:graphicData>
            </a:graphic>
          </wp:inline>
        </w:drawing>
      </w:r>
    </w:p>
    <w:p w14:paraId="563B6AE1" w14:textId="216C9074" w:rsidR="00353E59" w:rsidRDefault="00E76AE7" w:rsidP="00E76AE7">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3</w:t>
      </w:r>
      <w:r w:rsidR="00365878">
        <w:fldChar w:fldCharType="end"/>
      </w:r>
      <w:r>
        <w:t>: Proces zpracování XML pomocí DOM</w:t>
      </w:r>
    </w:p>
    <w:p w14:paraId="563B6AE2" w14:textId="3CC50924" w:rsidR="005536AE" w:rsidRDefault="004D7668" w:rsidP="005536AE">
      <w:r>
        <w:t>1.</w:t>
      </w:r>
      <w:r w:rsidR="00590FF9">
        <w:t xml:space="preserve">3.2.2 </w:t>
      </w:r>
      <w:r w:rsidR="005536AE">
        <w:t xml:space="preserve">JAXB </w:t>
      </w:r>
    </w:p>
    <w:p w14:paraId="563B6AE3" w14:textId="522F43D1" w:rsidR="00095259" w:rsidRDefault="00C660D4" w:rsidP="00FE374C">
      <w:pPr>
        <w:spacing w:line="360" w:lineRule="auto"/>
        <w:jc w:val="both"/>
        <w:rPr>
          <w:sz w:val="24"/>
          <w:szCs w:val="24"/>
        </w:rPr>
      </w:pPr>
      <w:r>
        <w:t>Java Architecture for XML Binding (</w:t>
      </w:r>
      <w:r w:rsidR="00DB1614" w:rsidRPr="00DB1614">
        <w:rPr>
          <w:sz w:val="24"/>
          <w:szCs w:val="24"/>
        </w:rPr>
        <w:t>JAXB</w:t>
      </w:r>
      <w:r>
        <w:rPr>
          <w:sz w:val="24"/>
          <w:szCs w:val="24"/>
        </w:rPr>
        <w:t>)</w:t>
      </w:r>
      <w:r w:rsidR="00DB1614" w:rsidRPr="00DB1614">
        <w:rPr>
          <w:sz w:val="24"/>
          <w:szCs w:val="24"/>
        </w:rPr>
        <w:t xml:space="preserve"> má zcela jiný přístup ke zpracování XML než SAX, StAX a DOM. Využívá již jednou </w:t>
      </w:r>
      <w:r w:rsidR="007A3A68">
        <w:rPr>
          <w:sz w:val="24"/>
          <w:szCs w:val="24"/>
        </w:rPr>
        <w:t xml:space="preserve">vytvořeného XSD schématu pro </w:t>
      </w:r>
      <w:r w:rsidR="00DB1614" w:rsidRPr="00DB1614">
        <w:rPr>
          <w:sz w:val="24"/>
          <w:szCs w:val="24"/>
        </w:rPr>
        <w:t>mapování XML dokumentu na odpovídající Java třídy. Výhodou je, že XML dokument už byl jednou detailně popsán a třídy se dají případně vygenerovat automaticky.</w:t>
      </w:r>
      <w:r w:rsidR="00095259">
        <w:rPr>
          <w:sz w:val="24"/>
          <w:szCs w:val="24"/>
        </w:rPr>
        <w:t xml:space="preserve"> </w:t>
      </w:r>
    </w:p>
    <w:p w14:paraId="563B6AE4" w14:textId="19530286" w:rsidR="00095259" w:rsidRDefault="00095259" w:rsidP="00FE374C">
      <w:pPr>
        <w:spacing w:line="360" w:lineRule="auto"/>
        <w:jc w:val="both"/>
        <w:rPr>
          <w:sz w:val="24"/>
          <w:szCs w:val="24"/>
        </w:rPr>
      </w:pPr>
    </w:p>
    <w:p w14:paraId="563B6AE5" w14:textId="3A65D760" w:rsidR="00DB1614" w:rsidRPr="00DB1614" w:rsidRDefault="00A40EAE" w:rsidP="00FE374C">
      <w:pPr>
        <w:spacing w:line="360" w:lineRule="auto"/>
        <w:jc w:val="both"/>
        <w:rPr>
          <w:sz w:val="24"/>
          <w:szCs w:val="24"/>
        </w:rPr>
      </w:pPr>
      <w:r>
        <w:rPr>
          <w:noProof/>
          <w:lang w:eastAsia="cs-CZ"/>
        </w:rPr>
        <mc:AlternateContent>
          <mc:Choice Requires="wps">
            <w:drawing>
              <wp:anchor distT="0" distB="0" distL="114300" distR="114300" simplePos="0" relativeHeight="251669504" behindDoc="0" locked="0" layoutInCell="1" allowOverlap="1" wp14:anchorId="563B6BBA" wp14:editId="78B106FC">
                <wp:simplePos x="0" y="0"/>
                <wp:positionH relativeFrom="column">
                  <wp:posOffset>1389380</wp:posOffset>
                </wp:positionH>
                <wp:positionV relativeFrom="paragraph">
                  <wp:posOffset>4410075</wp:posOffset>
                </wp:positionV>
                <wp:extent cx="3365500" cy="266700"/>
                <wp:effectExtent l="0" t="0" r="12700" b="12700"/>
                <wp:wrapTopAndBottom/>
                <wp:docPr id="32" name="Textové pol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5500" cy="266700"/>
                        </a:xfrm>
                        <a:prstGeom prst="rect">
                          <a:avLst/>
                        </a:prstGeom>
                        <a:solidFill>
                          <a:prstClr val="white"/>
                        </a:solidFill>
                        <a:ln>
                          <a:noFill/>
                        </a:ln>
                      </wps:spPr>
                      <wps:txbx>
                        <w:txbxContent>
                          <w:p w14:paraId="563B6C3F" w14:textId="19CC978B" w:rsidR="00462964" w:rsidRPr="007564F5" w:rsidRDefault="00462964" w:rsidP="00095259">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4</w:t>
                            </w:r>
                            <w:r>
                              <w:rPr>
                                <w:noProof/>
                              </w:rPr>
                              <w:fldChar w:fldCharType="end"/>
                            </w:r>
                            <w:r>
                              <w:t>: Proces zpracování XML pomocí JAXB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BA" id="Textové pole 13" o:spid="_x0000_s1028" type="#_x0000_t202" style="position:absolute;left:0;text-align:left;margin-left:109.4pt;margin-top:347.25pt;width:26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" stroked="f">
                <v:path arrowok="t"/>
                <v:textbox style="mso-fit-shape-to-text:t" inset="0,0,0,0">
                  <w:txbxContent>
                    <w:p w14:paraId="563B6C3F" w14:textId="19CC978B" w:rsidR="00462964" w:rsidRPr="007564F5" w:rsidRDefault="00462964" w:rsidP="00095259">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4</w:t>
                      </w:r>
                      <w:r>
                        <w:rPr>
                          <w:noProof/>
                        </w:rPr>
                        <w:fldChar w:fldCharType="end"/>
                      </w:r>
                      <w:r>
                        <w:t>: Proces zpracování XML pomocí JAXB</w:t>
                      </w:r>
                    </w:p>
                  </w:txbxContent>
                </v:textbox>
                <w10:wrap type="topAndBottom"/>
              </v:shape>
            </w:pict>
          </mc:Fallback>
        </mc:AlternateContent>
      </w:r>
      <w:r w:rsidR="00341674">
        <w:rPr>
          <w:noProof/>
          <w:sz w:val="24"/>
          <w:szCs w:val="24"/>
          <w:lang w:eastAsia="cs-CZ"/>
        </w:rPr>
        <w:drawing>
          <wp:anchor distT="0" distB="0" distL="114300" distR="114300" simplePos="0" relativeHeight="251649024" behindDoc="0" locked="0" layoutInCell="1" allowOverlap="1" wp14:anchorId="563B6BBB" wp14:editId="65358CF6">
            <wp:simplePos x="0" y="0"/>
            <wp:positionH relativeFrom="column">
              <wp:posOffset>1454306</wp:posOffset>
            </wp:positionH>
            <wp:positionV relativeFrom="paragraph">
              <wp:posOffset>2287905</wp:posOffset>
            </wp:positionV>
            <wp:extent cx="3365500" cy="2268220"/>
            <wp:effectExtent l="0" t="0" r="0" b="0"/>
            <wp:wrapTopAndBottom/>
            <wp:docPr id="12" name="Obrázek 12" descr="jaxb-dataBind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xb-dataBindingProce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5500" cy="2268220"/>
                    </a:xfrm>
                    <a:prstGeom prst="rect">
                      <a:avLst/>
                    </a:prstGeom>
                    <a:noFill/>
                  </pic:spPr>
                </pic:pic>
              </a:graphicData>
            </a:graphic>
          </wp:anchor>
        </w:drawing>
      </w:r>
      <w:r w:rsidR="00DB1614">
        <w:rPr>
          <w:sz w:val="24"/>
          <w:szCs w:val="24"/>
        </w:rPr>
        <w:t xml:space="preserve">JAXB je vhodný, pokud </w:t>
      </w:r>
      <w:r w:rsidR="00FC50BC">
        <w:rPr>
          <w:sz w:val="24"/>
          <w:szCs w:val="24"/>
        </w:rPr>
        <w:t>je dopředu známo XSD schéma,</w:t>
      </w:r>
      <w:r w:rsidR="00095259">
        <w:rPr>
          <w:sz w:val="24"/>
          <w:szCs w:val="24"/>
        </w:rPr>
        <w:t xml:space="preserve"> zpracovávaný dokument obsahuje</w:t>
      </w:r>
      <w:r w:rsidR="00DB1614">
        <w:rPr>
          <w:sz w:val="24"/>
          <w:szCs w:val="24"/>
        </w:rPr>
        <w:t xml:space="preserve"> opakující se informace</w:t>
      </w:r>
      <w:r w:rsidR="007A3A68">
        <w:rPr>
          <w:sz w:val="24"/>
          <w:szCs w:val="24"/>
        </w:rPr>
        <w:t>,</w:t>
      </w:r>
      <w:r w:rsidR="00DB1614">
        <w:rPr>
          <w:sz w:val="24"/>
          <w:szCs w:val="24"/>
        </w:rPr>
        <w:t xml:space="preserve"> nebo jsou tyt</w:t>
      </w:r>
      <w:r w:rsidR="007A3A68">
        <w:rPr>
          <w:sz w:val="24"/>
          <w:szCs w:val="24"/>
        </w:rPr>
        <w:t>o informace velmi</w:t>
      </w:r>
      <w:r w:rsidR="00595DF0">
        <w:rPr>
          <w:sz w:val="24"/>
          <w:szCs w:val="24"/>
        </w:rPr>
        <w:t xml:space="preserve"> důsledně</w:t>
      </w:r>
      <w:r w:rsidR="007A3A68">
        <w:rPr>
          <w:sz w:val="24"/>
          <w:szCs w:val="24"/>
        </w:rPr>
        <w:t xml:space="preserve"> strukturované, dále po</w:t>
      </w:r>
      <w:r w:rsidR="00DB1614">
        <w:rPr>
          <w:sz w:val="24"/>
          <w:szCs w:val="24"/>
        </w:rPr>
        <w:t>kud XML potřebujeme ve velkém rozsahu měnit nebo načítat. Omezení spočívá v jeho stromové struktuře</w:t>
      </w:r>
      <w:r w:rsidR="00595DF0">
        <w:rPr>
          <w:sz w:val="24"/>
          <w:szCs w:val="24"/>
        </w:rPr>
        <w:t>, díky čemuž</w:t>
      </w:r>
      <w:r w:rsidR="00DB1614">
        <w:rPr>
          <w:sz w:val="24"/>
          <w:szCs w:val="24"/>
        </w:rPr>
        <w:t xml:space="preserve"> není možno načí</w:t>
      </w:r>
      <w:r w:rsidR="000D6894">
        <w:rPr>
          <w:sz w:val="24"/>
          <w:szCs w:val="24"/>
        </w:rPr>
        <w:t>s</w:t>
      </w:r>
      <w:r w:rsidR="00DB1614">
        <w:rPr>
          <w:sz w:val="24"/>
          <w:szCs w:val="24"/>
        </w:rPr>
        <w:t xml:space="preserve">t příliš velké soubory. Při práci jsme úplně odstíněni od </w:t>
      </w:r>
      <w:r w:rsidR="000D6894">
        <w:rPr>
          <w:sz w:val="24"/>
          <w:szCs w:val="24"/>
        </w:rPr>
        <w:t>XML formátu, neboť pracujeme pouze s objekty Java tříd. Objekty v paměti lze měnit a výsledný model validovat pomocí XSD. Tento model lze snadno zapsat do XML souboru.</w:t>
      </w:r>
      <w:r w:rsidR="00A80BCF">
        <w:rPr>
          <w:sz w:val="24"/>
          <w:szCs w:val="24"/>
        </w:rPr>
        <w:t xml:space="preserve"> </w:t>
      </w:r>
      <w:r w:rsidR="000D6894">
        <w:rPr>
          <w:sz w:val="24"/>
          <w:szCs w:val="24"/>
        </w:rPr>
        <w:t xml:space="preserve">Na začátku práce je nutné využít </w:t>
      </w:r>
      <w:r w:rsidR="00A80BCF">
        <w:rPr>
          <w:sz w:val="24"/>
          <w:szCs w:val="24"/>
        </w:rPr>
        <w:t xml:space="preserve">XML to Java Compiler </w:t>
      </w:r>
      <w:r w:rsidR="00A80BCF">
        <w:rPr>
          <w:sz w:val="26"/>
          <w:szCs w:val="24"/>
        </w:rPr>
        <w:t>(</w:t>
      </w:r>
      <w:r w:rsidR="00A80BCF">
        <w:rPr>
          <w:sz w:val="24"/>
          <w:szCs w:val="24"/>
        </w:rPr>
        <w:t>XJC)</w:t>
      </w:r>
      <w:r w:rsidR="000D6894">
        <w:rPr>
          <w:sz w:val="24"/>
          <w:szCs w:val="24"/>
        </w:rPr>
        <w:t xml:space="preserve"> pro vytvoření jednotlivých </w:t>
      </w:r>
      <w:r w:rsidR="000D6894" w:rsidRPr="00A80BCF">
        <w:rPr>
          <w:i/>
          <w:sz w:val="24"/>
          <w:szCs w:val="24"/>
        </w:rPr>
        <w:t>.java</w:t>
      </w:r>
      <w:r w:rsidR="000D6894">
        <w:rPr>
          <w:sz w:val="24"/>
          <w:szCs w:val="24"/>
        </w:rPr>
        <w:t xml:space="preserve"> souborů odpovídajících větš</w:t>
      </w:r>
      <w:r w:rsidR="007A3A68">
        <w:rPr>
          <w:sz w:val="24"/>
          <w:szCs w:val="24"/>
        </w:rPr>
        <w:t xml:space="preserve">inou jednomu elementu v XML. </w:t>
      </w:r>
      <w:r w:rsidR="00341674">
        <w:rPr>
          <w:sz w:val="24"/>
          <w:szCs w:val="24"/>
        </w:rPr>
        <w:t xml:space="preserve">Schéma zpracování viz Obr 4. </w:t>
      </w:r>
      <w:r w:rsidR="007A3A68">
        <w:rPr>
          <w:sz w:val="24"/>
          <w:szCs w:val="24"/>
        </w:rPr>
        <w:t>Ty</w:t>
      </w:r>
      <w:r w:rsidR="000D6894">
        <w:rPr>
          <w:sz w:val="24"/>
          <w:szCs w:val="24"/>
        </w:rPr>
        <w:t xml:space="preserve">to </w:t>
      </w:r>
      <w:r w:rsidR="000D6894">
        <w:rPr>
          <w:sz w:val="24"/>
          <w:szCs w:val="24"/>
        </w:rPr>
        <w:lastRenderedPageBreak/>
        <w:t xml:space="preserve">soubory je nutné přeložit pomocí kompilátoru a případně z nich vytvořit jeden </w:t>
      </w:r>
      <w:r w:rsidR="00FC50BC" w:rsidRPr="00A80BCF">
        <w:rPr>
          <w:i/>
          <w:sz w:val="24"/>
          <w:szCs w:val="24"/>
        </w:rPr>
        <w:t>.</w:t>
      </w:r>
      <w:r w:rsidR="000D6894" w:rsidRPr="00A80BCF">
        <w:rPr>
          <w:i/>
          <w:sz w:val="24"/>
          <w:szCs w:val="24"/>
        </w:rPr>
        <w:t>jar</w:t>
      </w:r>
      <w:r w:rsidR="000D6894">
        <w:rPr>
          <w:sz w:val="24"/>
          <w:szCs w:val="24"/>
        </w:rPr>
        <w:t xml:space="preserve"> soubor. XJC </w:t>
      </w:r>
      <w:r w:rsidR="00A80BCF">
        <w:rPr>
          <w:sz w:val="24"/>
          <w:szCs w:val="24"/>
        </w:rPr>
        <w:t xml:space="preserve">lze spustit </w:t>
      </w:r>
      <w:r w:rsidR="00B864CA">
        <w:rPr>
          <w:sz w:val="24"/>
          <w:szCs w:val="24"/>
        </w:rPr>
        <w:t xml:space="preserve">např. </w:t>
      </w:r>
      <w:r w:rsidR="000D6894">
        <w:rPr>
          <w:sz w:val="24"/>
          <w:szCs w:val="24"/>
        </w:rPr>
        <w:t xml:space="preserve">pomocí </w:t>
      </w:r>
      <w:r w:rsidR="00595DF0">
        <w:rPr>
          <w:sz w:val="24"/>
          <w:szCs w:val="24"/>
        </w:rPr>
        <w:t xml:space="preserve">nástroje </w:t>
      </w:r>
      <w:r w:rsidR="000D6894">
        <w:rPr>
          <w:sz w:val="24"/>
          <w:szCs w:val="24"/>
        </w:rPr>
        <w:t>A</w:t>
      </w:r>
      <w:r w:rsidR="00FC50BC">
        <w:rPr>
          <w:sz w:val="24"/>
          <w:szCs w:val="24"/>
        </w:rPr>
        <w:t>nt</w:t>
      </w:r>
      <w:r w:rsidR="000D6894">
        <w:rPr>
          <w:sz w:val="24"/>
          <w:szCs w:val="24"/>
        </w:rPr>
        <w:t xml:space="preserve">. </w:t>
      </w:r>
      <w:r w:rsidR="0081383A">
        <w:rPr>
          <w:sz w:val="24"/>
          <w:szCs w:val="24"/>
        </w:rPr>
        <w:t xml:space="preserve">Jednotlivé elementy mají připravené getry a setry v </w:t>
      </w:r>
      <w:r w:rsidR="0081383A" w:rsidRPr="00A80BCF">
        <w:rPr>
          <w:i/>
          <w:sz w:val="24"/>
          <w:szCs w:val="24"/>
        </w:rPr>
        <w:t>.java</w:t>
      </w:r>
      <w:r w:rsidR="0081383A">
        <w:rPr>
          <w:sz w:val="24"/>
          <w:szCs w:val="24"/>
        </w:rPr>
        <w:t xml:space="preserve"> souborech </w:t>
      </w:r>
      <w:r w:rsidR="00FE374C">
        <w:rPr>
          <w:sz w:val="24"/>
          <w:szCs w:val="24"/>
        </w:rPr>
        <w:t xml:space="preserve">buď </w:t>
      </w:r>
      <w:r w:rsidR="00595DF0">
        <w:rPr>
          <w:sz w:val="24"/>
          <w:szCs w:val="24"/>
        </w:rPr>
        <w:t xml:space="preserve">pro </w:t>
      </w:r>
      <w:r w:rsidR="00FE374C">
        <w:rPr>
          <w:sz w:val="24"/>
          <w:szCs w:val="24"/>
        </w:rPr>
        <w:t>primitivní datové typ</w:t>
      </w:r>
      <w:r w:rsidR="00595DF0">
        <w:rPr>
          <w:sz w:val="24"/>
          <w:szCs w:val="24"/>
        </w:rPr>
        <w:t>y</w:t>
      </w:r>
      <w:r w:rsidR="00FE374C">
        <w:rPr>
          <w:sz w:val="24"/>
          <w:szCs w:val="24"/>
        </w:rPr>
        <w:t xml:space="preserve"> nebo </w:t>
      </w:r>
      <w:r w:rsidR="00595DF0">
        <w:rPr>
          <w:sz w:val="24"/>
          <w:szCs w:val="24"/>
        </w:rPr>
        <w:t xml:space="preserve">typy </w:t>
      </w:r>
      <w:r w:rsidR="00FE374C">
        <w:rPr>
          <w:sz w:val="24"/>
          <w:szCs w:val="24"/>
        </w:rPr>
        <w:t xml:space="preserve">z Java Core API. </w:t>
      </w:r>
      <w:r w:rsidR="000D6894">
        <w:rPr>
          <w:sz w:val="24"/>
          <w:szCs w:val="24"/>
        </w:rPr>
        <w:t xml:space="preserve"> </w:t>
      </w:r>
    </w:p>
    <w:p w14:paraId="563B6AE6" w14:textId="77777777" w:rsidR="005536AE" w:rsidRDefault="004D7668" w:rsidP="00031926">
      <w:pPr>
        <w:pStyle w:val="Nadpis3"/>
      </w:pPr>
      <w:bookmarkStart w:id="9" w:name="_Toc481097070"/>
      <w:r>
        <w:t>1.3.4</w:t>
      </w:r>
      <w:r w:rsidR="00590FF9">
        <w:t xml:space="preserve"> </w:t>
      </w:r>
      <w:r w:rsidR="009B3196">
        <w:t>Výběr parseru</w:t>
      </w:r>
      <w:bookmarkEnd w:id="9"/>
      <w:r w:rsidR="009B3196">
        <w:t xml:space="preserve"> </w:t>
      </w:r>
    </w:p>
    <w:p w14:paraId="563B6AE7" w14:textId="1B5EBCBD" w:rsidR="00E268AA" w:rsidRDefault="005E4C62" w:rsidP="00353E59">
      <w:pPr>
        <w:spacing w:line="360" w:lineRule="auto"/>
        <w:jc w:val="both"/>
        <w:rPr>
          <w:sz w:val="24"/>
          <w:szCs w:val="24"/>
        </w:rPr>
      </w:pPr>
      <w:r>
        <w:rPr>
          <w:sz w:val="24"/>
          <w:szCs w:val="24"/>
        </w:rPr>
        <w:t>Při práci s nástroj</w:t>
      </w:r>
      <w:r w:rsidR="007A3A68">
        <w:rPr>
          <w:sz w:val="24"/>
          <w:szCs w:val="24"/>
        </w:rPr>
        <w:t xml:space="preserve">em </w:t>
      </w:r>
      <w:r w:rsidR="007A3A68" w:rsidRPr="00D9142D">
        <w:rPr>
          <w:sz w:val="24"/>
          <w:szCs w:val="24"/>
        </w:rPr>
        <w:t xml:space="preserve">pro </w:t>
      </w:r>
      <w:r w:rsidR="00D9142D" w:rsidRPr="00D9142D">
        <w:rPr>
          <w:sz w:val="24"/>
          <w:szCs w:val="24"/>
        </w:rPr>
        <w:t xml:space="preserve">grafický </w:t>
      </w:r>
      <w:r w:rsidR="007A3A68" w:rsidRPr="00D9142D">
        <w:rPr>
          <w:sz w:val="24"/>
          <w:szCs w:val="24"/>
        </w:rPr>
        <w:t>popis procesů</w:t>
      </w:r>
      <w:r>
        <w:rPr>
          <w:sz w:val="24"/>
          <w:szCs w:val="24"/>
        </w:rPr>
        <w:t xml:space="preserve"> </w:t>
      </w:r>
      <w:r w:rsidR="00595DF0">
        <w:rPr>
          <w:sz w:val="24"/>
          <w:szCs w:val="24"/>
        </w:rPr>
        <w:t xml:space="preserve">je </w:t>
      </w:r>
      <w:r>
        <w:rPr>
          <w:sz w:val="24"/>
          <w:szCs w:val="24"/>
        </w:rPr>
        <w:t>potřeba dokumenty XML</w:t>
      </w:r>
      <w:r w:rsidR="00B864CA">
        <w:rPr>
          <w:sz w:val="24"/>
          <w:szCs w:val="24"/>
        </w:rPr>
        <w:t xml:space="preserve"> jak</w:t>
      </w:r>
      <w:r>
        <w:rPr>
          <w:sz w:val="24"/>
          <w:szCs w:val="24"/>
        </w:rPr>
        <w:t xml:space="preserve"> načí</w:t>
      </w:r>
      <w:r w:rsidR="00595DF0">
        <w:rPr>
          <w:sz w:val="24"/>
          <w:szCs w:val="24"/>
        </w:rPr>
        <w:t>tat</w:t>
      </w:r>
      <w:r>
        <w:rPr>
          <w:sz w:val="24"/>
          <w:szCs w:val="24"/>
        </w:rPr>
        <w:t xml:space="preserve">, tak i vytvářet a měnit. Proto nejméně vhodná volba pro zpracování je SAX, který dokumenty dokáže pouze </w:t>
      </w:r>
      <w:r w:rsidR="000D2ED2">
        <w:rPr>
          <w:sz w:val="24"/>
          <w:szCs w:val="24"/>
        </w:rPr>
        <w:t>načís</w:t>
      </w:r>
      <w:r>
        <w:rPr>
          <w:sz w:val="24"/>
          <w:szCs w:val="24"/>
        </w:rPr>
        <w:t>t. Ostatní tři způsoby zp</w:t>
      </w:r>
      <w:r w:rsidR="007A3A68">
        <w:rPr>
          <w:sz w:val="24"/>
          <w:szCs w:val="24"/>
        </w:rPr>
        <w:t>racování jsou velice podobné, přičemž</w:t>
      </w:r>
      <w:r>
        <w:rPr>
          <w:sz w:val="24"/>
          <w:szCs w:val="24"/>
        </w:rPr>
        <w:t xml:space="preserve"> StAX by byl nejpoužitelnější při zpracování velkých XML dokumentů.</w:t>
      </w:r>
      <w:r w:rsidR="000D2ED2">
        <w:rPr>
          <w:sz w:val="24"/>
          <w:szCs w:val="24"/>
        </w:rPr>
        <w:t xml:space="preserve">  Pro </w:t>
      </w:r>
      <w:r w:rsidR="00B864CA">
        <w:rPr>
          <w:sz w:val="24"/>
          <w:szCs w:val="24"/>
        </w:rPr>
        <w:t xml:space="preserve">tuto </w:t>
      </w:r>
      <w:r w:rsidR="000D2ED2">
        <w:rPr>
          <w:sz w:val="24"/>
          <w:szCs w:val="24"/>
        </w:rPr>
        <w:t xml:space="preserve">práci </w:t>
      </w:r>
      <w:r w:rsidR="00B864CA">
        <w:rPr>
          <w:sz w:val="24"/>
          <w:szCs w:val="24"/>
        </w:rPr>
        <w:t>bylo zvoleno</w:t>
      </w:r>
      <w:r w:rsidR="000D2ED2">
        <w:rPr>
          <w:sz w:val="24"/>
          <w:szCs w:val="24"/>
        </w:rPr>
        <w:t xml:space="preserve"> zpracování pomocí JAXB</w:t>
      </w:r>
      <w:r w:rsidR="00E30DFF" w:rsidRPr="00F77B9C">
        <w:rPr>
          <w:sz w:val="24"/>
          <w:szCs w:val="24"/>
        </w:rPr>
        <w:t xml:space="preserve"> pro jeho objektový přístup ke zpracování XML dokumentů a úplné odstínění od něho</w:t>
      </w:r>
      <w:r w:rsidR="00E30DFF" w:rsidRPr="00DB1614">
        <w:rPr>
          <w:sz w:val="24"/>
          <w:szCs w:val="24"/>
        </w:rPr>
        <w:t xml:space="preserve">. </w:t>
      </w:r>
      <w:r w:rsidR="00F77B9C">
        <w:rPr>
          <w:sz w:val="24"/>
          <w:szCs w:val="24"/>
        </w:rPr>
        <w:t>Další</w:t>
      </w:r>
      <w:r w:rsidR="00595DF0">
        <w:rPr>
          <w:sz w:val="24"/>
          <w:szCs w:val="24"/>
        </w:rPr>
        <w:t>m důvodem</w:t>
      </w:r>
      <w:r w:rsidR="00F77B9C">
        <w:rPr>
          <w:sz w:val="24"/>
          <w:szCs w:val="24"/>
        </w:rPr>
        <w:t xml:space="preserve"> pro </w:t>
      </w:r>
      <w:r w:rsidR="00595DF0">
        <w:rPr>
          <w:sz w:val="24"/>
          <w:szCs w:val="24"/>
        </w:rPr>
        <w:t>zvolení JAXB</w:t>
      </w:r>
      <w:r w:rsidR="00F77B9C">
        <w:rPr>
          <w:sz w:val="24"/>
          <w:szCs w:val="24"/>
        </w:rPr>
        <w:t xml:space="preserve"> je možnost využití dopředu vypracovaného</w:t>
      </w:r>
      <w:r w:rsidR="00E30DFF">
        <w:rPr>
          <w:sz w:val="24"/>
          <w:szCs w:val="24"/>
        </w:rPr>
        <w:t xml:space="preserve"> XSD schéma</w:t>
      </w:r>
      <w:r w:rsidR="00F77B9C">
        <w:rPr>
          <w:sz w:val="24"/>
          <w:szCs w:val="24"/>
        </w:rPr>
        <w:t>tu</w:t>
      </w:r>
      <w:r w:rsidR="00E30DFF">
        <w:rPr>
          <w:sz w:val="24"/>
          <w:szCs w:val="24"/>
        </w:rPr>
        <w:t xml:space="preserve">, </w:t>
      </w:r>
      <w:r w:rsidR="00595DF0">
        <w:rPr>
          <w:sz w:val="24"/>
          <w:szCs w:val="24"/>
        </w:rPr>
        <w:t>a také</w:t>
      </w:r>
      <w:r w:rsidR="007A3A68">
        <w:rPr>
          <w:sz w:val="24"/>
          <w:szCs w:val="24"/>
        </w:rPr>
        <w:t xml:space="preserve"> předpokl</w:t>
      </w:r>
      <w:r w:rsidR="00595DF0">
        <w:rPr>
          <w:sz w:val="24"/>
          <w:szCs w:val="24"/>
        </w:rPr>
        <w:t>a</w:t>
      </w:r>
      <w:r w:rsidR="007A3A68">
        <w:rPr>
          <w:sz w:val="24"/>
          <w:szCs w:val="24"/>
        </w:rPr>
        <w:t>d</w:t>
      </w:r>
      <w:r w:rsidR="00F77B9C">
        <w:rPr>
          <w:sz w:val="24"/>
          <w:szCs w:val="24"/>
        </w:rPr>
        <w:t xml:space="preserve">, že některé </w:t>
      </w:r>
      <w:r w:rsidR="00E30DFF">
        <w:rPr>
          <w:sz w:val="24"/>
          <w:szCs w:val="24"/>
        </w:rPr>
        <w:t xml:space="preserve">informace </w:t>
      </w:r>
      <w:r w:rsidR="00F77B9C">
        <w:rPr>
          <w:sz w:val="24"/>
          <w:szCs w:val="24"/>
        </w:rPr>
        <w:t>budou velmi</w:t>
      </w:r>
      <w:r w:rsidR="00E30DFF">
        <w:rPr>
          <w:sz w:val="24"/>
          <w:szCs w:val="24"/>
        </w:rPr>
        <w:t xml:space="preserve"> strukturované.</w:t>
      </w:r>
      <w:r w:rsidR="00F77B9C">
        <w:rPr>
          <w:sz w:val="24"/>
          <w:szCs w:val="24"/>
        </w:rPr>
        <w:t xml:space="preserve"> JAXB se hodí i pro následující práci v </w:t>
      </w:r>
      <w:r w:rsidR="00F77B9C" w:rsidRPr="00F77B9C">
        <w:rPr>
          <w:sz w:val="24"/>
          <w:szCs w:val="24"/>
        </w:rPr>
        <w:t>nástroj</w:t>
      </w:r>
      <w:r w:rsidR="002948C2">
        <w:rPr>
          <w:sz w:val="24"/>
          <w:szCs w:val="24"/>
        </w:rPr>
        <w:t>i</w:t>
      </w:r>
      <w:r w:rsidR="00F77B9C" w:rsidRPr="00F77B9C">
        <w:rPr>
          <w:sz w:val="24"/>
          <w:szCs w:val="24"/>
        </w:rPr>
        <w:t xml:space="preserve"> pro grafický popis procesů</w:t>
      </w:r>
      <w:r w:rsidR="00F77B9C">
        <w:rPr>
          <w:sz w:val="24"/>
          <w:szCs w:val="24"/>
        </w:rPr>
        <w:t xml:space="preserve">, kde se bude </w:t>
      </w:r>
      <w:r w:rsidR="00E30DFF">
        <w:rPr>
          <w:sz w:val="24"/>
          <w:szCs w:val="24"/>
        </w:rPr>
        <w:t>XML ve velkém rozsahu měnit nebo načítat.</w:t>
      </w:r>
      <w:r w:rsidR="00F77B9C">
        <w:rPr>
          <w:sz w:val="24"/>
          <w:szCs w:val="24"/>
        </w:rPr>
        <w:t xml:space="preserve"> </w:t>
      </w:r>
      <w:r w:rsidR="00606D7D">
        <w:rPr>
          <w:sz w:val="24"/>
          <w:szCs w:val="24"/>
        </w:rPr>
        <w:t>Značná nevýhoda se skrývá v</w:t>
      </w:r>
      <w:r w:rsidR="002948C2">
        <w:rPr>
          <w:sz w:val="24"/>
          <w:szCs w:val="24"/>
        </w:rPr>
        <w:t xml:space="preserve"> načítání do stromové struktury v paměti a s tím spojené omezení velikosti XML dokumentu. Toto omezení by nemělo být tak vážné s přihlédnutím </w:t>
      </w:r>
      <w:r w:rsidR="004F2D0A">
        <w:rPr>
          <w:sz w:val="24"/>
          <w:szCs w:val="24"/>
        </w:rPr>
        <w:t>ke</w:t>
      </w:r>
      <w:r w:rsidR="002948C2">
        <w:rPr>
          <w:sz w:val="24"/>
          <w:szCs w:val="24"/>
        </w:rPr>
        <w:t xml:space="preserve"> skutečnost</w:t>
      </w:r>
      <w:r w:rsidR="004F2D0A">
        <w:rPr>
          <w:sz w:val="24"/>
          <w:szCs w:val="24"/>
        </w:rPr>
        <w:t>i</w:t>
      </w:r>
      <w:r w:rsidR="002948C2">
        <w:rPr>
          <w:sz w:val="24"/>
          <w:szCs w:val="24"/>
        </w:rPr>
        <w:t xml:space="preserve">, že příliš velký dokument </w:t>
      </w:r>
      <w:r w:rsidR="00F44BCC">
        <w:rPr>
          <w:sz w:val="24"/>
          <w:szCs w:val="24"/>
        </w:rPr>
        <w:t>obsahuje</w:t>
      </w:r>
      <w:r w:rsidR="002948C2">
        <w:rPr>
          <w:sz w:val="24"/>
          <w:szCs w:val="24"/>
        </w:rPr>
        <w:t xml:space="preserve"> </w:t>
      </w:r>
      <w:r w:rsidR="00B864CA">
        <w:rPr>
          <w:sz w:val="24"/>
          <w:szCs w:val="24"/>
        </w:rPr>
        <w:t xml:space="preserve">pravděpodobně </w:t>
      </w:r>
      <w:r w:rsidR="002948C2">
        <w:rPr>
          <w:sz w:val="24"/>
          <w:szCs w:val="24"/>
        </w:rPr>
        <w:t>špatn</w:t>
      </w:r>
      <w:r w:rsidR="00B864CA">
        <w:rPr>
          <w:sz w:val="24"/>
          <w:szCs w:val="24"/>
        </w:rPr>
        <w:t>ě definovaný</w:t>
      </w:r>
      <w:r w:rsidR="002948C2">
        <w:rPr>
          <w:sz w:val="24"/>
          <w:szCs w:val="24"/>
        </w:rPr>
        <w:t xml:space="preserve"> proces</w:t>
      </w:r>
      <w:r w:rsidR="00B864CA">
        <w:rPr>
          <w:sz w:val="24"/>
          <w:szCs w:val="24"/>
        </w:rPr>
        <w:t xml:space="preserve"> vývoje</w:t>
      </w:r>
      <w:r w:rsidR="002948C2">
        <w:rPr>
          <w:sz w:val="24"/>
          <w:szCs w:val="24"/>
        </w:rPr>
        <w:t xml:space="preserve"> software</w:t>
      </w:r>
      <w:r w:rsidR="004F2D0A">
        <w:rPr>
          <w:sz w:val="24"/>
          <w:szCs w:val="24"/>
        </w:rPr>
        <w:t>, pattern nebo anti-pattern</w:t>
      </w:r>
      <w:r w:rsidR="002948C2">
        <w:rPr>
          <w:sz w:val="24"/>
          <w:szCs w:val="24"/>
        </w:rPr>
        <w:t xml:space="preserve">.  </w:t>
      </w:r>
    </w:p>
    <w:p w14:paraId="563B6AE8" w14:textId="77777777" w:rsidR="003D3E0D" w:rsidRDefault="003D3E0D" w:rsidP="008109DB">
      <w:pPr>
        <w:pStyle w:val="Nadpis1"/>
        <w:numPr>
          <w:ilvl w:val="0"/>
          <w:numId w:val="16"/>
        </w:numPr>
      </w:pPr>
      <w:bookmarkStart w:id="10" w:name="_Toc481097071"/>
      <w:r w:rsidRPr="003D3E0D">
        <w:t>JavaFX</w:t>
      </w:r>
      <w:bookmarkEnd w:id="10"/>
    </w:p>
    <w:p w14:paraId="563B6AE9" w14:textId="50B1AD7D" w:rsidR="00B864CA" w:rsidRDefault="00FE601B" w:rsidP="003D3E0D">
      <w:pPr>
        <w:spacing w:line="360" w:lineRule="auto"/>
        <w:jc w:val="both"/>
        <w:rPr>
          <w:sz w:val="24"/>
          <w:szCs w:val="24"/>
        </w:rPr>
      </w:pPr>
      <w:r>
        <w:rPr>
          <w:sz w:val="24"/>
          <w:szCs w:val="24"/>
        </w:rPr>
        <w:t>K</w:t>
      </w:r>
      <w:r w:rsidR="00B864CA">
        <w:rPr>
          <w:sz w:val="24"/>
          <w:szCs w:val="24"/>
        </w:rPr>
        <w:t xml:space="preserve">nihovna </w:t>
      </w:r>
      <w:r w:rsidR="003D3E0D" w:rsidRPr="003D3E0D">
        <w:rPr>
          <w:sz w:val="24"/>
          <w:szCs w:val="24"/>
        </w:rPr>
        <w:t xml:space="preserve">JavaFX </w:t>
      </w:r>
      <w:r w:rsidR="003D3E0D">
        <w:rPr>
          <w:sz w:val="24"/>
          <w:szCs w:val="24"/>
        </w:rPr>
        <w:t xml:space="preserve">slouží pro tvorbu </w:t>
      </w:r>
      <w:hyperlink r:id="rId15" w:history="1">
        <w:r w:rsidR="003D3E0D" w:rsidRPr="003D3E0D">
          <w:rPr>
            <w:sz w:val="24"/>
            <w:szCs w:val="24"/>
          </w:rPr>
          <w:t xml:space="preserve">Graphical </w:t>
        </w:r>
        <w:r w:rsidR="003D3E0D">
          <w:rPr>
            <w:sz w:val="24"/>
            <w:szCs w:val="24"/>
          </w:rPr>
          <w:t>User I</w:t>
        </w:r>
        <w:r w:rsidR="003D3E0D" w:rsidRPr="003D3E0D">
          <w:rPr>
            <w:sz w:val="24"/>
            <w:szCs w:val="24"/>
          </w:rPr>
          <w:t>nterface</w:t>
        </w:r>
      </w:hyperlink>
      <w:r w:rsidR="003D3E0D">
        <w:rPr>
          <w:sz w:val="24"/>
          <w:szCs w:val="24"/>
        </w:rPr>
        <w:t xml:space="preserve"> (GUI)</w:t>
      </w:r>
      <w:r w:rsidR="00384539">
        <w:rPr>
          <w:sz w:val="24"/>
          <w:szCs w:val="24"/>
        </w:rPr>
        <w:t>,</w:t>
      </w:r>
      <w:r w:rsidR="003D3E0D">
        <w:rPr>
          <w:sz w:val="24"/>
          <w:szCs w:val="24"/>
        </w:rPr>
        <w:t xml:space="preserve"> neboli grafických uživatelských rozhraní</w:t>
      </w:r>
      <w:r w:rsidR="00384539">
        <w:rPr>
          <w:sz w:val="24"/>
          <w:szCs w:val="24"/>
        </w:rPr>
        <w:t>,</w:t>
      </w:r>
      <w:r w:rsidR="003D3E0D">
        <w:rPr>
          <w:sz w:val="24"/>
          <w:szCs w:val="24"/>
        </w:rPr>
        <w:t xml:space="preserve"> pomocí programovacího jazyka Java. </w:t>
      </w:r>
      <w:r w:rsidR="00095259">
        <w:rPr>
          <w:sz w:val="24"/>
          <w:szCs w:val="24"/>
        </w:rPr>
        <w:t>Framework JavaFX je s</w:t>
      </w:r>
      <w:r w:rsidR="008C27AE">
        <w:rPr>
          <w:sz w:val="24"/>
          <w:szCs w:val="24"/>
        </w:rPr>
        <w:t>oučástí</w:t>
      </w:r>
      <w:r w:rsidR="003D3E0D">
        <w:rPr>
          <w:sz w:val="24"/>
          <w:szCs w:val="24"/>
        </w:rPr>
        <w:t xml:space="preserve"> jazyka </w:t>
      </w:r>
      <w:r w:rsidR="008C27AE">
        <w:rPr>
          <w:sz w:val="24"/>
          <w:szCs w:val="24"/>
        </w:rPr>
        <w:t>od jeho verze 8</w:t>
      </w:r>
      <w:r w:rsidR="00E268AA">
        <w:rPr>
          <w:sz w:val="24"/>
          <w:szCs w:val="24"/>
        </w:rPr>
        <w:t>,</w:t>
      </w:r>
      <w:r w:rsidR="008C27AE">
        <w:rPr>
          <w:sz w:val="24"/>
          <w:szCs w:val="24"/>
        </w:rPr>
        <w:t xml:space="preserve"> jako náhrada za starší možnosti tvorby GUI.</w:t>
      </w:r>
      <w:r w:rsidR="00E268AA">
        <w:rPr>
          <w:sz w:val="24"/>
          <w:szCs w:val="24"/>
        </w:rPr>
        <w:t xml:space="preserve"> Do předchozích verzí Javy ho lze doinstalovat. </w:t>
      </w:r>
    </w:p>
    <w:p w14:paraId="563B6AEA" w14:textId="1DA557FC" w:rsidR="003D3E0D" w:rsidRDefault="008C27AE" w:rsidP="003D3E0D">
      <w:pPr>
        <w:spacing w:line="360" w:lineRule="auto"/>
        <w:jc w:val="both"/>
        <w:rPr>
          <w:sz w:val="24"/>
          <w:szCs w:val="24"/>
        </w:rPr>
      </w:pPr>
      <w:r>
        <w:rPr>
          <w:sz w:val="24"/>
          <w:szCs w:val="24"/>
        </w:rPr>
        <w:t>Nejstarší nástroj pro vytváření GUI v Javě je Abst</w:t>
      </w:r>
      <w:r w:rsidR="002E5E0A">
        <w:rPr>
          <w:sz w:val="24"/>
          <w:szCs w:val="24"/>
        </w:rPr>
        <w:t>ract Window Toolkit (AWT). Jedná</w:t>
      </w:r>
      <w:r>
        <w:rPr>
          <w:sz w:val="24"/>
          <w:szCs w:val="24"/>
        </w:rPr>
        <w:t xml:space="preserve"> se o jednodušší a nejrychlejší nástroj pro GUI díky návaznosti na knihovny operačního systému</w:t>
      </w:r>
      <w:r w:rsidR="00384539">
        <w:rPr>
          <w:sz w:val="24"/>
          <w:szCs w:val="24"/>
        </w:rPr>
        <w:t xml:space="preserve"> (OS)</w:t>
      </w:r>
      <w:r>
        <w:rPr>
          <w:sz w:val="24"/>
          <w:szCs w:val="24"/>
        </w:rPr>
        <w:t>. AWT bylo násled</w:t>
      </w:r>
      <w:r w:rsidR="00384539">
        <w:rPr>
          <w:sz w:val="24"/>
          <w:szCs w:val="24"/>
        </w:rPr>
        <w:t xml:space="preserve">ně nahrazováno knihovnou Swing. Swing se stal velmi komplexním díky využívání 30 komponent, u kterých bylo pomalejší vykreslování oproti AWT, kvůli čistému použití Javy. Použitím čisté formy Javy se stal Swing nezávislí na OS. Je zde využíváno velké množství vlastností převzatých z AWT. Swing byl nahrazen </w:t>
      </w:r>
      <w:r w:rsidR="00E268AA">
        <w:rPr>
          <w:sz w:val="24"/>
          <w:szCs w:val="24"/>
        </w:rPr>
        <w:t>právě frameworkem</w:t>
      </w:r>
      <w:r w:rsidR="00777C37">
        <w:rPr>
          <w:sz w:val="24"/>
          <w:szCs w:val="24"/>
        </w:rPr>
        <w:t xml:space="preserve"> JavaFX. Umožň</w:t>
      </w:r>
      <w:r w:rsidR="00384539">
        <w:rPr>
          <w:sz w:val="24"/>
          <w:szCs w:val="24"/>
        </w:rPr>
        <w:t xml:space="preserve">uje jednodušší práci s událostmi, využití vlastností CSS a HTML. </w:t>
      </w:r>
      <w:r w:rsidR="00E268AA">
        <w:rPr>
          <w:sz w:val="24"/>
          <w:szCs w:val="24"/>
        </w:rPr>
        <w:t xml:space="preserve">Jména využívaných tříd jsou shodná s pojmenování v knihovně AWT. </w:t>
      </w:r>
    </w:p>
    <w:p w14:paraId="563B6AEB" w14:textId="77777777" w:rsidR="00C35CFD" w:rsidRDefault="00C35CFD" w:rsidP="003D3E0D">
      <w:pPr>
        <w:spacing w:line="360" w:lineRule="auto"/>
        <w:jc w:val="both"/>
        <w:rPr>
          <w:sz w:val="24"/>
          <w:szCs w:val="24"/>
        </w:rPr>
      </w:pPr>
    </w:p>
    <w:p w14:paraId="563B6AEC" w14:textId="77777777" w:rsidR="00E268AA" w:rsidRDefault="00590FF9" w:rsidP="0099746C">
      <w:pPr>
        <w:pStyle w:val="Nadpis3"/>
      </w:pPr>
      <w:bookmarkStart w:id="11" w:name="_Toc481097072"/>
      <w:r>
        <w:lastRenderedPageBreak/>
        <w:t>4</w:t>
      </w:r>
      <w:r w:rsidR="00E268AA">
        <w:t>.1 Podporované technologie a základní prvky</w:t>
      </w:r>
      <w:r w:rsidR="008C1592">
        <w:t xml:space="preserve"> JavaFX</w:t>
      </w:r>
      <w:bookmarkEnd w:id="11"/>
    </w:p>
    <w:p w14:paraId="563B6AED" w14:textId="77777777" w:rsidR="0099746C" w:rsidRPr="0099746C" w:rsidRDefault="0099746C" w:rsidP="0099746C"/>
    <w:p w14:paraId="563B6AEE" w14:textId="7D76F492" w:rsidR="00F519B9" w:rsidRDefault="008C1592" w:rsidP="003D3E0D">
      <w:pPr>
        <w:spacing w:line="360" w:lineRule="auto"/>
        <w:jc w:val="both"/>
        <w:rPr>
          <w:noProof/>
          <w:sz w:val="24"/>
          <w:szCs w:val="24"/>
          <w:lang w:eastAsia="cs-CZ"/>
        </w:rPr>
      </w:pPr>
      <w:r>
        <w:rPr>
          <w:sz w:val="24"/>
          <w:szCs w:val="24"/>
        </w:rPr>
        <w:t>První podporovanou technologi</w:t>
      </w:r>
      <w:r w:rsidR="00095259">
        <w:rPr>
          <w:sz w:val="24"/>
          <w:szCs w:val="24"/>
        </w:rPr>
        <w:t xml:space="preserve">í </w:t>
      </w:r>
      <w:r>
        <w:rPr>
          <w:sz w:val="24"/>
          <w:szCs w:val="24"/>
        </w:rPr>
        <w:t xml:space="preserve">je jazyk </w:t>
      </w:r>
      <w:r w:rsidR="00777C37">
        <w:rPr>
          <w:sz w:val="24"/>
          <w:szCs w:val="24"/>
        </w:rPr>
        <w:t>FX Markup Language (</w:t>
      </w:r>
      <w:r>
        <w:rPr>
          <w:sz w:val="24"/>
          <w:szCs w:val="24"/>
        </w:rPr>
        <w:t>FXML</w:t>
      </w:r>
      <w:r w:rsidR="00777C37">
        <w:rPr>
          <w:sz w:val="24"/>
          <w:szCs w:val="24"/>
        </w:rPr>
        <w:t>)</w:t>
      </w:r>
      <w:r>
        <w:rPr>
          <w:sz w:val="24"/>
          <w:szCs w:val="24"/>
        </w:rPr>
        <w:t xml:space="preserve"> pro popis vzhledu aplikace. </w:t>
      </w:r>
      <w:r w:rsidR="00DD07F2">
        <w:rPr>
          <w:sz w:val="24"/>
          <w:szCs w:val="24"/>
        </w:rPr>
        <w:t xml:space="preserve">Tento jazyk je založen na XML a </w:t>
      </w:r>
      <w:r>
        <w:rPr>
          <w:sz w:val="24"/>
          <w:szCs w:val="24"/>
        </w:rPr>
        <w:t>přináší možnost vyžití</w:t>
      </w:r>
      <w:r w:rsidR="00EA2165">
        <w:rPr>
          <w:sz w:val="24"/>
          <w:szCs w:val="24"/>
        </w:rPr>
        <w:t xml:space="preserve"> What You See Is What You Get</w:t>
      </w:r>
      <w:r>
        <w:rPr>
          <w:sz w:val="24"/>
          <w:szCs w:val="24"/>
        </w:rPr>
        <w:t xml:space="preserve"> </w:t>
      </w:r>
      <w:r w:rsidR="00EA2165">
        <w:rPr>
          <w:sz w:val="24"/>
          <w:szCs w:val="24"/>
        </w:rPr>
        <w:t>(</w:t>
      </w:r>
      <w:r>
        <w:rPr>
          <w:sz w:val="24"/>
          <w:szCs w:val="24"/>
        </w:rPr>
        <w:t>W</w:t>
      </w:r>
      <w:r w:rsidR="00EA2165">
        <w:rPr>
          <w:sz w:val="24"/>
          <w:szCs w:val="24"/>
        </w:rPr>
        <w:t>YSIWY</w:t>
      </w:r>
      <w:r>
        <w:rPr>
          <w:sz w:val="24"/>
          <w:szCs w:val="24"/>
        </w:rPr>
        <w:t>G</w:t>
      </w:r>
      <w:r w:rsidR="00EA2165">
        <w:rPr>
          <w:sz w:val="24"/>
          <w:szCs w:val="24"/>
        </w:rPr>
        <w:t>)</w:t>
      </w:r>
      <w:r>
        <w:rPr>
          <w:sz w:val="24"/>
          <w:szCs w:val="24"/>
        </w:rPr>
        <w:t xml:space="preserve"> návrháře designu</w:t>
      </w:r>
      <w:r w:rsidR="00B864CA">
        <w:rPr>
          <w:sz w:val="24"/>
          <w:szCs w:val="24"/>
        </w:rPr>
        <w:t>,</w:t>
      </w:r>
      <w:r>
        <w:rPr>
          <w:sz w:val="24"/>
          <w:szCs w:val="24"/>
        </w:rPr>
        <w:t xml:space="preserve"> </w:t>
      </w:r>
      <w:r w:rsidR="00B864CA">
        <w:rPr>
          <w:sz w:val="24"/>
          <w:szCs w:val="24"/>
        </w:rPr>
        <w:t>n</w:t>
      </w:r>
      <w:r>
        <w:rPr>
          <w:sz w:val="24"/>
          <w:szCs w:val="24"/>
        </w:rPr>
        <w:t>apříklad JavaFX Scene builder v některé z jeho verzí. V tomto návrháři lze vytvoř</w:t>
      </w:r>
      <w:r w:rsidR="002E5E0A">
        <w:rPr>
          <w:sz w:val="24"/>
          <w:szCs w:val="24"/>
        </w:rPr>
        <w:t xml:space="preserve">it design a uložit </w:t>
      </w:r>
      <w:r w:rsidR="00B864CA">
        <w:rPr>
          <w:sz w:val="24"/>
          <w:szCs w:val="24"/>
        </w:rPr>
        <w:t xml:space="preserve">jej </w:t>
      </w:r>
      <w:r w:rsidR="002E5E0A">
        <w:rPr>
          <w:sz w:val="24"/>
          <w:szCs w:val="24"/>
        </w:rPr>
        <w:t>pomocí FXML</w:t>
      </w:r>
      <w:r w:rsidR="00B864CA">
        <w:rPr>
          <w:sz w:val="24"/>
          <w:szCs w:val="24"/>
        </w:rPr>
        <w:t>.</w:t>
      </w:r>
      <w:r w:rsidR="002E5E0A">
        <w:rPr>
          <w:sz w:val="24"/>
          <w:szCs w:val="24"/>
        </w:rPr>
        <w:t xml:space="preserve"> </w:t>
      </w:r>
      <w:r w:rsidR="00B864CA">
        <w:rPr>
          <w:sz w:val="24"/>
          <w:szCs w:val="24"/>
        </w:rPr>
        <w:t>O</w:t>
      </w:r>
      <w:r>
        <w:rPr>
          <w:sz w:val="24"/>
          <w:szCs w:val="24"/>
        </w:rPr>
        <w:t xml:space="preserve">bsluha událostí musí být napsána v Java kódu. Barevný vzhled aplikace lze měnit pomocí souborů CSS. </w:t>
      </w:r>
      <w:r w:rsidR="00DD07F2">
        <w:rPr>
          <w:sz w:val="24"/>
          <w:szCs w:val="24"/>
        </w:rPr>
        <w:t>JavaFX umožnuje</w:t>
      </w:r>
      <w:r w:rsidR="0010029A">
        <w:rPr>
          <w:sz w:val="24"/>
          <w:szCs w:val="24"/>
        </w:rPr>
        <w:t xml:space="preserve"> zobrazovat </w:t>
      </w:r>
      <w:r w:rsidR="00DD07F2">
        <w:rPr>
          <w:sz w:val="24"/>
          <w:szCs w:val="24"/>
        </w:rPr>
        <w:t xml:space="preserve">a pracovat s </w:t>
      </w:r>
      <w:r w:rsidR="0010029A">
        <w:rPr>
          <w:sz w:val="24"/>
          <w:szCs w:val="24"/>
        </w:rPr>
        <w:t xml:space="preserve">prvky HTML5. Také je kompatibilní s komponentami Swingu. Nově je zde i podpora dotykových </w:t>
      </w:r>
      <w:r w:rsidR="00DD07F2">
        <w:rPr>
          <w:sz w:val="24"/>
          <w:szCs w:val="24"/>
        </w:rPr>
        <w:t>zařízení</w:t>
      </w:r>
      <w:r w:rsidR="0010029A">
        <w:rPr>
          <w:sz w:val="24"/>
          <w:szCs w:val="24"/>
        </w:rPr>
        <w:t xml:space="preserve"> a to i více dotykových gest.</w:t>
      </w:r>
      <w:r w:rsidR="00095259" w:rsidRPr="00095259">
        <w:rPr>
          <w:noProof/>
          <w:sz w:val="24"/>
          <w:szCs w:val="24"/>
          <w:lang w:eastAsia="cs-CZ"/>
        </w:rPr>
        <w:t xml:space="preserve"> </w:t>
      </w:r>
    </w:p>
    <w:p w14:paraId="563B6AEF" w14:textId="52B48DB8" w:rsidR="003D5216" w:rsidRDefault="00A40EAE" w:rsidP="003D5216">
      <w:pPr>
        <w:keepNext/>
        <w:spacing w:line="360" w:lineRule="auto"/>
        <w:jc w:val="both"/>
      </w:pPr>
      <w:r>
        <w:rPr>
          <w:i/>
          <w:noProof/>
          <w:sz w:val="24"/>
          <w:szCs w:val="24"/>
          <w:lang w:eastAsia="cs-CZ"/>
        </w:rPr>
        <mc:AlternateContent>
          <mc:Choice Requires="wps">
            <w:drawing>
              <wp:anchor distT="45720" distB="45720" distL="114300" distR="114300" simplePos="0" relativeHeight="251659264" behindDoc="0" locked="0" layoutInCell="1" allowOverlap="1" wp14:anchorId="563B6BBD" wp14:editId="5D20E9C2">
                <wp:simplePos x="0" y="0"/>
                <wp:positionH relativeFrom="column">
                  <wp:posOffset>224155</wp:posOffset>
                </wp:positionH>
                <wp:positionV relativeFrom="paragraph">
                  <wp:posOffset>64135</wp:posOffset>
                </wp:positionV>
                <wp:extent cx="2228850" cy="1670050"/>
                <wp:effectExtent l="0" t="0" r="31750" b="31750"/>
                <wp:wrapSquare wrapText="bothSides"/>
                <wp:docPr id="2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670050"/>
                        </a:xfrm>
                        <a:prstGeom prst="rect">
                          <a:avLst/>
                        </a:prstGeom>
                        <a:solidFill>
                          <a:srgbClr val="FFFFFF"/>
                        </a:solidFill>
                        <a:ln w="9525">
                          <a:solidFill>
                            <a:srgbClr val="000000"/>
                          </a:solidFill>
                          <a:miter lim="800000"/>
                          <a:headEnd/>
                          <a:tailEnd/>
                        </a:ln>
                      </wps:spPr>
                      <wps:txbx>
                        <w:txbxContent>
                          <w:p w14:paraId="563B6C40"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&lt;BorderPane&gt;</w:t>
                            </w:r>
                          </w:p>
                          <w:p w14:paraId="563B6C41"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&lt;top&gt;</w:t>
                            </w:r>
                          </w:p>
                          <w:p w14:paraId="563B6C42"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&lt;Label text="Page Title"/&gt;</w:t>
                            </w:r>
                          </w:p>
                          <w:p w14:paraId="563B6C43"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&lt;/top&gt;</w:t>
                            </w:r>
                          </w:p>
                          <w:p w14:paraId="563B6C44"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&lt;center&gt;</w:t>
                            </w:r>
                          </w:p>
                          <w:p w14:paraId="563B6C45"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&lt;Label text="Some data here"/&gt;</w:t>
                            </w:r>
                          </w:p>
                          <w:p w14:paraId="563B6C46"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&lt;/center&gt;</w:t>
                            </w:r>
                          </w:p>
                          <w:p w14:paraId="563B6C47"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&lt;/BorderPane&gt;</w:t>
                            </w:r>
                          </w:p>
                          <w:p w14:paraId="563B6C48" w14:textId="77777777" w:rsidR="00462964" w:rsidRDefault="004629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B6BBD" id="Textové pole 2" o:spid="_x0000_s1029" type="#_x0000_t202" style="position:absolute;left:0;text-align:left;margin-left:17.65pt;margin-top:5.05pt;width:175.5pt;height:13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">
                <v:textbox>
                  <w:txbxContent>
                    <w:p w14:paraId="563B6C40"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&lt;BorderPane&gt;</w:t>
                      </w:r>
                    </w:p>
                    <w:p w14:paraId="563B6C41"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&lt;top&gt;</w:t>
                      </w:r>
                    </w:p>
                    <w:p w14:paraId="563B6C42"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&lt;Label text="Page Title"/&gt;</w:t>
                      </w:r>
                    </w:p>
                    <w:p w14:paraId="563B6C43"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&lt;/top&gt;</w:t>
                      </w:r>
                    </w:p>
                    <w:p w14:paraId="563B6C44"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&lt;center&gt;</w:t>
                      </w:r>
                    </w:p>
                    <w:p w14:paraId="563B6C45"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&lt;Label text="Some data here"/&gt;</w:t>
                      </w:r>
                    </w:p>
                    <w:p w14:paraId="563B6C46"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&lt;/center&gt;</w:t>
                      </w:r>
                    </w:p>
                    <w:p w14:paraId="563B6C47" w14:textId="77777777" w:rsidR="00462964" w:rsidRPr="00DD07F2" w:rsidRDefault="00462964" w:rsidP="00095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sz w:val="20"/>
                          <w:szCs w:val="20"/>
                          <w:lang w:eastAsia="cs-CZ"/>
                        </w:rPr>
                      </w:pPr>
                      <w:r w:rsidRPr="00DD07F2">
                        <w:rPr>
                          <w:rFonts w:ascii="Courier New" w:eastAsia="Times New Roman" w:hAnsi="Courier New" w:cs="Courier New"/>
                          <w:i/>
                          <w:sz w:val="20"/>
                          <w:szCs w:val="20"/>
                          <w:lang w:eastAsia="cs-CZ"/>
                        </w:rPr>
                        <w:t>&lt;/BorderPane&gt;</w:t>
                      </w:r>
                    </w:p>
                    <w:p w14:paraId="563B6C48" w14:textId="77777777" w:rsidR="00462964" w:rsidRDefault="00462964"/>
                  </w:txbxContent>
                </v:textbox>
                <w10:wrap type="square"/>
              </v:shape>
            </w:pict>
          </mc:Fallback>
        </mc:AlternateContent>
      </w:r>
      <w:r w:rsidR="00610DE5">
        <w:rPr>
          <w:noProof/>
          <w:sz w:val="24"/>
          <w:szCs w:val="24"/>
          <w:lang w:eastAsia="cs-CZ"/>
        </w:rPr>
        <w:drawing>
          <wp:inline distT="0" distB="0" distL="0" distR="0" wp14:anchorId="563B6BBE" wp14:editId="526DA0FE">
            <wp:extent cx="3137725" cy="1434465"/>
            <wp:effectExtent l="0" t="0" r="5715" b="0"/>
            <wp:docPr id="17" name="Obrázek 17" descr="C:\Users\Václav\AppData\Local\Microsoft\Windows\INetCacheContent.Word\nev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áclav\AppData\Local\Microsoft\Windows\INetCacheContent.Word\nevi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9062" cy="1435076"/>
                    </a:xfrm>
                    <a:prstGeom prst="rect">
                      <a:avLst/>
                    </a:prstGeom>
                    <a:noFill/>
                    <a:ln>
                      <a:noFill/>
                    </a:ln>
                  </pic:spPr>
                </pic:pic>
              </a:graphicData>
            </a:graphic>
          </wp:inline>
        </w:drawing>
      </w:r>
    </w:p>
    <w:p w14:paraId="563B6AF0" w14:textId="5A4DAF38" w:rsidR="00B15E4D" w:rsidRPr="00C850F5" w:rsidRDefault="003D5216" w:rsidP="00C850F5">
      <w:pPr>
        <w:pStyle w:val="Titulek"/>
        <w:ind w:left="720" w:firstLine="720"/>
        <w:jc w:val="both"/>
      </w:pPr>
      <w:r>
        <w:t xml:space="preserve">Obr </w:t>
      </w:r>
      <w:r w:rsidR="00365878">
        <w:fldChar w:fldCharType="begin"/>
      </w:r>
      <w:r>
        <w:instrText xml:space="preserve"> SEQ Obr \* ARABIC </w:instrText>
      </w:r>
      <w:r w:rsidR="00365878">
        <w:fldChar w:fldCharType="separate"/>
      </w:r>
      <w:r w:rsidR="00D11BE9">
        <w:rPr>
          <w:noProof/>
        </w:rPr>
        <w:t>5</w:t>
      </w:r>
      <w:r w:rsidR="00365878">
        <w:fldChar w:fldCharType="end"/>
      </w:r>
      <w:r>
        <w:t xml:space="preserve"> Ukázka rozložení</w:t>
      </w:r>
    </w:p>
    <w:p w14:paraId="563B6AF1" w14:textId="77777777" w:rsidR="00610DE5" w:rsidRDefault="00610DE5" w:rsidP="00B15E4D">
      <w:pPr>
        <w:spacing w:line="360" w:lineRule="auto"/>
        <w:rPr>
          <w:sz w:val="24"/>
          <w:szCs w:val="24"/>
        </w:rPr>
      </w:pPr>
    </w:p>
    <w:p w14:paraId="563B6AF2" w14:textId="512BD018" w:rsidR="00B15E4D" w:rsidRDefault="00A40EAE" w:rsidP="00B15E4D">
      <w:pPr>
        <w:spacing w:line="360" w:lineRule="auto"/>
        <w:rPr>
          <w:sz w:val="24"/>
          <w:szCs w:val="24"/>
        </w:rPr>
      </w:pPr>
      <w:r>
        <w:rPr>
          <w:noProof/>
          <w:lang w:eastAsia="cs-CZ"/>
        </w:rPr>
        <mc:AlternateContent>
          <mc:Choice Requires="wps">
            <w:drawing>
              <wp:anchor distT="0" distB="0" distL="114300" distR="114300" simplePos="0" relativeHeight="251678720" behindDoc="0" locked="0" layoutInCell="1" allowOverlap="1" wp14:anchorId="01CDC665" wp14:editId="06A05D66">
                <wp:simplePos x="0" y="0"/>
                <wp:positionH relativeFrom="column">
                  <wp:posOffset>1621155</wp:posOffset>
                </wp:positionH>
                <wp:positionV relativeFrom="paragraph">
                  <wp:posOffset>3905885</wp:posOffset>
                </wp:positionV>
                <wp:extent cx="2506345" cy="266700"/>
                <wp:effectExtent l="0" t="0" r="0" b="5080"/>
                <wp:wrapTopAndBottom/>
                <wp:docPr id="2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3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40B27C" w14:textId="714413E0" w:rsidR="00462964" w:rsidRPr="004D7D8B" w:rsidRDefault="00462964" w:rsidP="00777C37">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6</w:t>
                            </w:r>
                            <w:r>
                              <w:fldChar w:fldCharType="end"/>
                            </w:r>
                            <w:r>
                              <w:t xml:space="preserve"> Rozdělení kontejneru Stage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CDC665" id="Text Box 29" o:spid="_x0000_s1030" type="#_x0000_t202" style="position:absolute;margin-left:127.65pt;margin-top:307.55pt;width:197.3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" stroked="f">
                <v:textbox style="mso-fit-shape-to-text:t" inset="0,0,0,0">
                  <w:txbxContent>
                    <w:p w14:paraId="4E40B27C" w14:textId="714413E0" w:rsidR="00462964" w:rsidRPr="004D7D8B" w:rsidRDefault="00462964" w:rsidP="00777C37">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6</w:t>
                      </w:r>
                      <w:r>
                        <w:fldChar w:fldCharType="end"/>
                      </w:r>
                      <w:r>
                        <w:t xml:space="preserve"> Rozdělení kontejneru Stage</w:t>
                      </w:r>
                    </w:p>
                  </w:txbxContent>
                </v:textbox>
                <w10:wrap type="topAndBottom"/>
              </v:shape>
            </w:pict>
          </mc:Fallback>
        </mc:AlternateContent>
      </w:r>
      <w:r w:rsidR="00777C37">
        <w:rPr>
          <w:noProof/>
          <w:lang w:eastAsia="cs-CZ"/>
        </w:rPr>
        <w:drawing>
          <wp:anchor distT="0" distB="0" distL="114300" distR="114300" simplePos="0" relativeHeight="251653120" behindDoc="0" locked="0" layoutInCell="1" allowOverlap="1" wp14:anchorId="563B6BC0" wp14:editId="52C61221">
            <wp:simplePos x="0" y="0"/>
            <wp:positionH relativeFrom="column">
              <wp:posOffset>1621155</wp:posOffset>
            </wp:positionH>
            <wp:positionV relativeFrom="paragraph">
              <wp:posOffset>1834515</wp:posOffset>
            </wp:positionV>
            <wp:extent cx="2506345" cy="2014220"/>
            <wp:effectExtent l="0" t="0" r="8255" b="5080"/>
            <wp:wrapTopAndBottom/>
            <wp:docPr id="23" name="obrázek 23" descr="nev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vim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345" cy="2014220"/>
                    </a:xfrm>
                    <a:prstGeom prst="rect">
                      <a:avLst/>
                    </a:prstGeom>
                    <a:noFill/>
                  </pic:spPr>
                </pic:pic>
              </a:graphicData>
            </a:graphic>
          </wp:anchor>
        </w:drawing>
      </w:r>
      <w:r w:rsidR="00B15E4D">
        <w:rPr>
          <w:sz w:val="24"/>
          <w:szCs w:val="24"/>
        </w:rPr>
        <w:t xml:space="preserve">Základním prvkem aplikace v JavaFX je </w:t>
      </w:r>
      <w:r w:rsidR="007B28EE">
        <w:rPr>
          <w:sz w:val="24"/>
          <w:szCs w:val="24"/>
        </w:rPr>
        <w:t>třída S</w:t>
      </w:r>
      <w:r w:rsidR="00B15E4D">
        <w:rPr>
          <w:sz w:val="24"/>
          <w:szCs w:val="24"/>
        </w:rPr>
        <w:t xml:space="preserve">tage. </w:t>
      </w:r>
      <w:r w:rsidR="007B28EE">
        <w:rPr>
          <w:sz w:val="24"/>
          <w:szCs w:val="24"/>
        </w:rPr>
        <w:t xml:space="preserve"> Jedná se </w:t>
      </w:r>
      <w:r w:rsidR="00681791">
        <w:rPr>
          <w:sz w:val="24"/>
          <w:szCs w:val="24"/>
        </w:rPr>
        <w:t xml:space="preserve">o </w:t>
      </w:r>
      <w:r w:rsidR="007B28EE">
        <w:rPr>
          <w:sz w:val="24"/>
          <w:szCs w:val="24"/>
        </w:rPr>
        <w:t>kontejner nacházející se na nejvyšší úrovni obvykle reprezentující jedno okno aplikace. Kontejner může obsahovat libovolné množství dalších komponent. Jako jsou například tlačítka, tabulky, stromy, prvky pro vstup od uživatele a případně další kontejnery. Všechny tyto komponenty mají jednoho předka Node</w:t>
      </w:r>
      <w:r w:rsidR="0002511E">
        <w:rPr>
          <w:sz w:val="24"/>
          <w:szCs w:val="24"/>
        </w:rPr>
        <w:t>, uzel</w:t>
      </w:r>
      <w:r w:rsidR="007B28EE">
        <w:rPr>
          <w:sz w:val="24"/>
          <w:szCs w:val="24"/>
        </w:rPr>
        <w:t>. Node je každý prvek viditelný na scéně. Má své ID může obsahovat třídy pro CSS a lze mu měnit vlastnosti, průhlednost, pozici, rozmazaní atd.</w:t>
      </w:r>
    </w:p>
    <w:p w14:paraId="563B6AF9" w14:textId="2158D856" w:rsidR="0002511E" w:rsidRDefault="00606CBD" w:rsidP="008109DB">
      <w:pPr>
        <w:pStyle w:val="Nadpis1"/>
        <w:numPr>
          <w:ilvl w:val="0"/>
          <w:numId w:val="16"/>
        </w:numPr>
      </w:pPr>
      <w:bookmarkStart w:id="12" w:name="_Toc481097073"/>
      <w:r>
        <w:lastRenderedPageBreak/>
        <w:t>Nástroj SPAD</w:t>
      </w:r>
      <w:r w:rsidR="00F77B33">
        <w:t>e</w:t>
      </w:r>
      <w:bookmarkEnd w:id="12"/>
    </w:p>
    <w:p w14:paraId="57F1F1C8" w14:textId="26174117" w:rsidR="00575FCE" w:rsidRDefault="00606CBD" w:rsidP="00A77A85">
      <w:pPr>
        <w:spacing w:line="360" w:lineRule="auto"/>
        <w:jc w:val="both"/>
        <w:rPr>
          <w:sz w:val="24"/>
          <w:szCs w:val="24"/>
        </w:rPr>
      </w:pPr>
      <w:r>
        <w:rPr>
          <w:sz w:val="24"/>
          <w:szCs w:val="24"/>
        </w:rPr>
        <w:t xml:space="preserve">Software Process Anti-pattern Detector (SPADE) </w:t>
      </w:r>
      <w:r w:rsidR="00A23D11">
        <w:rPr>
          <w:sz w:val="24"/>
          <w:szCs w:val="24"/>
        </w:rPr>
        <w:t xml:space="preserve">je </w:t>
      </w:r>
      <w:r>
        <w:rPr>
          <w:sz w:val="24"/>
          <w:szCs w:val="24"/>
        </w:rPr>
        <w:t>nástroj vyvíjený na Západočeské univerzitě v Plzni (ZČU)</w:t>
      </w:r>
      <w:r w:rsidR="00A23D11">
        <w:rPr>
          <w:sz w:val="24"/>
          <w:szCs w:val="24"/>
        </w:rPr>
        <w:t>,</w:t>
      </w:r>
      <w:r>
        <w:rPr>
          <w:sz w:val="24"/>
          <w:szCs w:val="24"/>
        </w:rPr>
        <w:t xml:space="preserve"> Fakult</w:t>
      </w:r>
      <w:r w:rsidR="00A23D11">
        <w:rPr>
          <w:sz w:val="24"/>
          <w:szCs w:val="24"/>
        </w:rPr>
        <w:t>ě</w:t>
      </w:r>
      <w:r>
        <w:rPr>
          <w:sz w:val="24"/>
          <w:szCs w:val="24"/>
        </w:rPr>
        <w:t xml:space="preserve"> aplikovaných věd (FAV)</w:t>
      </w:r>
      <w:r w:rsidR="00A23D11">
        <w:rPr>
          <w:sz w:val="24"/>
          <w:szCs w:val="24"/>
        </w:rPr>
        <w:t xml:space="preserve"> Katedře informatiky a výpočetní techniky (KIV)</w:t>
      </w:r>
      <w:r>
        <w:rPr>
          <w:sz w:val="24"/>
          <w:szCs w:val="24"/>
        </w:rPr>
        <w:t>. Účelem nástroje je dolování dat</w:t>
      </w:r>
      <w:r w:rsidR="00A23D11">
        <w:rPr>
          <w:sz w:val="24"/>
          <w:szCs w:val="24"/>
        </w:rPr>
        <w:t xml:space="preserve"> o </w:t>
      </w:r>
      <w:r w:rsidR="00681791">
        <w:rPr>
          <w:sz w:val="24"/>
          <w:szCs w:val="24"/>
        </w:rPr>
        <w:t>projekt</w:t>
      </w:r>
      <w:r w:rsidR="00A23D11">
        <w:rPr>
          <w:sz w:val="24"/>
          <w:szCs w:val="24"/>
        </w:rPr>
        <w:t>ech vývoje software</w:t>
      </w:r>
      <w:r>
        <w:rPr>
          <w:sz w:val="24"/>
          <w:szCs w:val="24"/>
        </w:rPr>
        <w:t xml:space="preserve"> z Application Lifecycle Management (ALM) nástrojů</w:t>
      </w:r>
      <w:r w:rsidR="00A23D11">
        <w:rPr>
          <w:sz w:val="24"/>
          <w:szCs w:val="24"/>
        </w:rPr>
        <w:t xml:space="preserve"> </w:t>
      </w:r>
      <w:r>
        <w:rPr>
          <w:sz w:val="24"/>
          <w:szCs w:val="24"/>
        </w:rPr>
        <w:t>a jejich následné ukládání do jednotného datového skladu a identifikace anti-patternů</w:t>
      </w:r>
      <w:r w:rsidR="00681791">
        <w:rPr>
          <w:sz w:val="24"/>
          <w:szCs w:val="24"/>
        </w:rPr>
        <w:t xml:space="preserve"> (často opakovaných chyb)</w:t>
      </w:r>
      <w:r>
        <w:rPr>
          <w:sz w:val="24"/>
          <w:szCs w:val="24"/>
        </w:rPr>
        <w:t xml:space="preserve"> projektového řízen</w:t>
      </w:r>
      <w:r w:rsidR="00FC72AA">
        <w:rPr>
          <w:sz w:val="24"/>
          <w:szCs w:val="24"/>
        </w:rPr>
        <w:t xml:space="preserve">í. </w:t>
      </w:r>
      <w:r w:rsidR="00681791">
        <w:rPr>
          <w:sz w:val="24"/>
          <w:szCs w:val="24"/>
        </w:rPr>
        <w:t>SPADe by měl následně i</w:t>
      </w:r>
      <w:r w:rsidR="00FC72AA">
        <w:rPr>
          <w:sz w:val="24"/>
          <w:szCs w:val="24"/>
        </w:rPr>
        <w:t xml:space="preserve">nformaci o výskytu anti-patternu předat dále </w:t>
      </w:r>
      <w:r w:rsidR="00575FCE">
        <w:rPr>
          <w:sz w:val="24"/>
          <w:szCs w:val="24"/>
        </w:rPr>
        <w:t xml:space="preserve">ve srozumitelné formě </w:t>
      </w:r>
      <w:r w:rsidR="00FC72AA">
        <w:rPr>
          <w:sz w:val="24"/>
          <w:szCs w:val="24"/>
        </w:rPr>
        <w:t>projektovému manažerovi nebo vedoucímu vývojového týmu a zároveň s ní poskytnout rady jak anti-patrerny odstranit či jinak řešit na základě zkušen</w:t>
      </w:r>
      <w:r w:rsidR="00575FCE">
        <w:rPr>
          <w:sz w:val="24"/>
          <w:szCs w:val="24"/>
        </w:rPr>
        <w:t>ostí z již uzavřených projektů.</w:t>
      </w:r>
      <w:r w:rsidR="00F519B9">
        <w:rPr>
          <w:sz w:val="24"/>
          <w:szCs w:val="24"/>
        </w:rPr>
        <w:t xml:space="preserve"> </w:t>
      </w:r>
      <w:r w:rsidR="003F5106">
        <w:rPr>
          <w:rStyle w:val="Odkaznakoment"/>
        </w:rPr>
        <w:commentReference w:id="13"/>
      </w:r>
    </w:p>
    <w:p w14:paraId="563B6AFC" w14:textId="2EF03EC4" w:rsidR="00D13A78" w:rsidRDefault="00A40EAE" w:rsidP="00A77A85">
      <w:pPr>
        <w:spacing w:line="360" w:lineRule="auto"/>
        <w:jc w:val="both"/>
        <w:rPr>
          <w:sz w:val="24"/>
          <w:szCs w:val="24"/>
        </w:rPr>
      </w:pPr>
      <w:r>
        <w:rPr>
          <w:noProof/>
          <w:lang w:eastAsia="cs-CZ"/>
        </w:rPr>
        <mc:AlternateContent>
          <mc:Choice Requires="wps">
            <w:drawing>
              <wp:anchor distT="0" distB="0" distL="114300" distR="114300" simplePos="0" relativeHeight="251658240" behindDoc="0" locked="0" layoutInCell="1" allowOverlap="1" wp14:anchorId="563B6BC2" wp14:editId="64C32F08">
                <wp:simplePos x="0" y="0"/>
                <wp:positionH relativeFrom="margin">
                  <wp:posOffset>485140</wp:posOffset>
                </wp:positionH>
                <wp:positionV relativeFrom="paragraph">
                  <wp:posOffset>4488815</wp:posOffset>
                </wp:positionV>
                <wp:extent cx="5275580" cy="266700"/>
                <wp:effectExtent l="0" t="0" r="7620" b="12700"/>
                <wp:wrapTopAndBottom/>
                <wp:docPr id="15"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5580" cy="266700"/>
                        </a:xfrm>
                        <a:prstGeom prst="rect">
                          <a:avLst/>
                        </a:prstGeom>
                        <a:solidFill>
                          <a:prstClr val="white"/>
                        </a:solidFill>
                        <a:ln>
                          <a:noFill/>
                        </a:ln>
                      </wps:spPr>
                      <wps:txbx>
                        <w:txbxContent>
                          <w:p w14:paraId="563B6C49" w14:textId="200B283A" w:rsidR="00462964" w:rsidRPr="00B0669D" w:rsidRDefault="00462964" w:rsidP="00C35CFD">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7</w:t>
                            </w:r>
                            <w:r>
                              <w:rPr>
                                <w:noProof/>
                              </w:rPr>
                              <w:fldChar w:fldCharType="end"/>
                            </w:r>
                            <w:r w:rsidRPr="00AB7831">
                              <w:t xml:space="preserve">: </w:t>
                            </w:r>
                            <w:r>
                              <w:t>Doménový d</w:t>
                            </w:r>
                            <w:r w:rsidRPr="00AB7831">
                              <w:t xml:space="preserve">atový model </w:t>
                            </w:r>
                            <w:r>
                              <w:t xml:space="preserve">databáze nástroje </w:t>
                            </w:r>
                            <w:r w:rsidRPr="00AB7831">
                              <w:t>SPADe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63B6BC2" id="Textové pole 1" o:spid="_x0000_s1031" type="#_x0000_t202" style="position:absolute;left:0;text-align:left;margin-left:38.2pt;margin-top:353.45pt;width:415.4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" stroked="f">
                <v:path arrowok="t"/>
                <v:textbox style="mso-fit-shape-to-text:t" inset="0,0,0,0">
                  <w:txbxContent>
                    <w:p w14:paraId="563B6C49" w14:textId="200B283A" w:rsidR="00462964" w:rsidRPr="00B0669D" w:rsidRDefault="00462964" w:rsidP="00C35CFD">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7</w:t>
                      </w:r>
                      <w:r>
                        <w:rPr>
                          <w:noProof/>
                        </w:rPr>
                        <w:fldChar w:fldCharType="end"/>
                      </w:r>
                      <w:r w:rsidRPr="00AB7831">
                        <w:t xml:space="preserve">: </w:t>
                      </w:r>
                      <w:r>
                        <w:t>Doménový d</w:t>
                      </w:r>
                      <w:r w:rsidRPr="00AB7831">
                        <w:t xml:space="preserve">atový model </w:t>
                      </w:r>
                      <w:r>
                        <w:t xml:space="preserve">databáze nástroje </w:t>
                      </w:r>
                      <w:r w:rsidRPr="00AB7831">
                        <w:t>SPADe</w:t>
                      </w:r>
                    </w:p>
                  </w:txbxContent>
                </v:textbox>
                <w10:wrap type="topAndBottom" anchorx="margin"/>
              </v:shape>
            </w:pict>
          </mc:Fallback>
        </mc:AlternateContent>
      </w:r>
      <w:r w:rsidR="00575FCE">
        <w:rPr>
          <w:noProof/>
          <w:sz w:val="24"/>
          <w:szCs w:val="24"/>
          <w:lang w:eastAsia="cs-CZ"/>
        </w:rPr>
        <w:drawing>
          <wp:anchor distT="0" distB="0" distL="114300" distR="114300" simplePos="0" relativeHeight="251652096" behindDoc="0" locked="0" layoutInCell="1" allowOverlap="1" wp14:anchorId="563B6BC3" wp14:editId="13B25E5F">
            <wp:simplePos x="0" y="0"/>
            <wp:positionH relativeFrom="margin">
              <wp:posOffset>816593</wp:posOffset>
            </wp:positionH>
            <wp:positionV relativeFrom="paragraph">
              <wp:posOffset>864304</wp:posOffset>
            </wp:positionV>
            <wp:extent cx="4981575" cy="3625850"/>
            <wp:effectExtent l="0" t="0" r="9525" b="0"/>
            <wp:wrapTopAndBottom/>
            <wp:docPr id="2" name="Obrázek 2" descr="Sp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a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1575" cy="3625850"/>
                    </a:xfrm>
                    <a:prstGeom prst="rect">
                      <a:avLst/>
                    </a:prstGeom>
                    <a:noFill/>
                  </pic:spPr>
                </pic:pic>
              </a:graphicData>
            </a:graphic>
          </wp:anchor>
        </w:drawing>
      </w:r>
      <w:r w:rsidR="00A77A85" w:rsidRPr="00A77A85">
        <w:rPr>
          <w:sz w:val="24"/>
          <w:szCs w:val="24"/>
        </w:rPr>
        <w:t xml:space="preserve">Tato práce </w:t>
      </w:r>
      <w:r w:rsidR="00C35CFD">
        <w:rPr>
          <w:sz w:val="24"/>
          <w:szCs w:val="24"/>
        </w:rPr>
        <w:t>u</w:t>
      </w:r>
      <w:r w:rsidR="00A77A85" w:rsidRPr="00A77A85">
        <w:rPr>
          <w:sz w:val="24"/>
          <w:szCs w:val="24"/>
        </w:rPr>
        <w:t xml:space="preserve">možní rozšíření nástroje SPADe o grafický </w:t>
      </w:r>
      <w:r w:rsidR="00A23D11">
        <w:rPr>
          <w:sz w:val="24"/>
          <w:szCs w:val="24"/>
        </w:rPr>
        <w:t>editor modelů</w:t>
      </w:r>
      <w:r w:rsidR="00A77A85" w:rsidRPr="00A77A85">
        <w:rPr>
          <w:sz w:val="24"/>
          <w:szCs w:val="24"/>
        </w:rPr>
        <w:t xml:space="preserve"> </w:t>
      </w:r>
      <w:r w:rsidR="007F1DAE" w:rsidRPr="00A77A85">
        <w:rPr>
          <w:sz w:val="24"/>
          <w:szCs w:val="24"/>
        </w:rPr>
        <w:t>procesů,</w:t>
      </w:r>
      <w:r w:rsidR="00A77A85" w:rsidRPr="00A77A85">
        <w:rPr>
          <w:sz w:val="24"/>
          <w:szCs w:val="24"/>
        </w:rPr>
        <w:t xml:space="preserve"> popřípadě anti-patternů. </w:t>
      </w:r>
      <w:r w:rsidR="00A77A85">
        <w:rPr>
          <w:sz w:val="24"/>
          <w:szCs w:val="24"/>
        </w:rPr>
        <w:t>Pro zpracování dat bude využíván datový model SPAD</w:t>
      </w:r>
      <w:r w:rsidR="00A23D11">
        <w:rPr>
          <w:sz w:val="24"/>
          <w:szCs w:val="24"/>
        </w:rPr>
        <w:t>e</w:t>
      </w:r>
      <w:r w:rsidR="00A77A85">
        <w:rPr>
          <w:sz w:val="24"/>
          <w:szCs w:val="24"/>
        </w:rPr>
        <w:t xml:space="preserve"> </w:t>
      </w:r>
      <w:r w:rsidR="00A23D11">
        <w:rPr>
          <w:sz w:val="24"/>
          <w:szCs w:val="24"/>
        </w:rPr>
        <w:t xml:space="preserve">(doménová forma, </w:t>
      </w:r>
      <w:r w:rsidR="00A77A85">
        <w:rPr>
          <w:sz w:val="24"/>
          <w:szCs w:val="24"/>
        </w:rPr>
        <w:t>viz obrázek 7</w:t>
      </w:r>
      <w:r w:rsidR="00A23D11">
        <w:rPr>
          <w:sz w:val="24"/>
          <w:szCs w:val="24"/>
        </w:rPr>
        <w:t>)</w:t>
      </w:r>
      <w:r w:rsidR="00A77A85">
        <w:rPr>
          <w:sz w:val="24"/>
          <w:szCs w:val="24"/>
        </w:rPr>
        <w:t xml:space="preserve">. Modely budou zpracovány pomocí jazyka XML, jehož </w:t>
      </w:r>
      <w:r w:rsidR="007F1DAE">
        <w:rPr>
          <w:sz w:val="24"/>
          <w:szCs w:val="24"/>
        </w:rPr>
        <w:t>správné složení</w:t>
      </w:r>
      <w:r w:rsidR="00A77A85">
        <w:rPr>
          <w:sz w:val="24"/>
          <w:szCs w:val="24"/>
        </w:rPr>
        <w:t xml:space="preserve"> bude hlídáno vytvořeným XSD schématem. </w:t>
      </w:r>
    </w:p>
    <w:p w14:paraId="306116C9" w14:textId="77777777" w:rsidR="00CE7329" w:rsidRDefault="00CE7329" w:rsidP="00A77A85">
      <w:pPr>
        <w:spacing w:line="360" w:lineRule="auto"/>
        <w:jc w:val="both"/>
        <w:rPr>
          <w:sz w:val="24"/>
          <w:szCs w:val="24"/>
        </w:rPr>
      </w:pPr>
    </w:p>
    <w:p w14:paraId="6A1B753E" w14:textId="77777777" w:rsidR="00CE7329" w:rsidRDefault="00CE7329">
      <w:pPr>
        <w:rPr>
          <w:sz w:val="24"/>
          <w:szCs w:val="24"/>
        </w:rPr>
      </w:pPr>
      <w:r>
        <w:rPr>
          <w:sz w:val="24"/>
          <w:szCs w:val="24"/>
        </w:rPr>
        <w:br w:type="page"/>
      </w:r>
    </w:p>
    <w:p w14:paraId="20A65653" w14:textId="4342C61C" w:rsidR="00CE7329" w:rsidRDefault="00CE7329" w:rsidP="003802CE">
      <w:pPr>
        <w:pStyle w:val="Nadpis1"/>
        <w:numPr>
          <w:ilvl w:val="0"/>
          <w:numId w:val="16"/>
        </w:numPr>
      </w:pPr>
      <w:r w:rsidRPr="003802CE">
        <w:lastRenderedPageBreak/>
        <w:t>Funkční požadavky na grafický nástroj</w:t>
      </w:r>
    </w:p>
    <w:p w14:paraId="73B6FBA8" w14:textId="472F5DB9" w:rsidR="00927512" w:rsidRPr="00927512" w:rsidRDefault="00927512" w:rsidP="00927512">
      <w:pPr>
        <w:spacing w:line="360" w:lineRule="auto"/>
        <w:jc w:val="both"/>
        <w:rPr>
          <w:sz w:val="24"/>
          <w:szCs w:val="24"/>
        </w:rPr>
      </w:pPr>
      <w:r w:rsidRPr="00927512">
        <w:rPr>
          <w:sz w:val="24"/>
          <w:szCs w:val="24"/>
        </w:rPr>
        <w:t>M</w:t>
      </w:r>
      <w:r>
        <w:rPr>
          <w:sz w:val="24"/>
          <w:szCs w:val="24"/>
        </w:rPr>
        <w:t>odelátor bude napsán v programovacím jazyce Java, ve kterém se zpracují i XML dokumenty s anti-paterny nebo procesy. Grafická část programu bude zpracována frameworkem JavaFX.</w:t>
      </w:r>
    </w:p>
    <w:p w14:paraId="023058A5" w14:textId="1DE78755" w:rsidR="00462964" w:rsidRDefault="00CE7329" w:rsidP="00A77A85">
      <w:pPr>
        <w:spacing w:line="360" w:lineRule="auto"/>
        <w:jc w:val="both"/>
        <w:rPr>
          <w:sz w:val="24"/>
          <w:szCs w:val="24"/>
        </w:rPr>
      </w:pPr>
      <w:r>
        <w:rPr>
          <w:sz w:val="24"/>
          <w:szCs w:val="24"/>
        </w:rPr>
        <w:t>Mezi</w:t>
      </w:r>
      <w:r w:rsidR="00067824">
        <w:rPr>
          <w:sz w:val="24"/>
          <w:szCs w:val="24"/>
        </w:rPr>
        <w:t xml:space="preserve"> hlavní funkční požad</w:t>
      </w:r>
      <w:r w:rsidR="002A43FC">
        <w:rPr>
          <w:sz w:val="24"/>
          <w:szCs w:val="24"/>
        </w:rPr>
        <w:t xml:space="preserve">avky patří vytváření a vkládání </w:t>
      </w:r>
      <w:r w:rsidR="00067824">
        <w:rPr>
          <w:sz w:val="24"/>
          <w:szCs w:val="24"/>
        </w:rPr>
        <w:t>segmentů</w:t>
      </w:r>
      <w:r w:rsidR="001B00F6">
        <w:rPr>
          <w:sz w:val="24"/>
          <w:szCs w:val="24"/>
        </w:rPr>
        <w:t xml:space="preserve"> Activity</w:t>
      </w:r>
      <w:r w:rsidR="002A43FC">
        <w:rPr>
          <w:sz w:val="24"/>
          <w:szCs w:val="24"/>
        </w:rPr>
        <w:t>, Iteration, Phase a</w:t>
      </w:r>
      <w:r w:rsidR="001C41FC">
        <w:rPr>
          <w:sz w:val="24"/>
          <w:szCs w:val="24"/>
        </w:rPr>
        <w:t xml:space="preserve"> elementů</w:t>
      </w:r>
      <w:r w:rsidR="002A43FC">
        <w:rPr>
          <w:sz w:val="24"/>
          <w:szCs w:val="24"/>
        </w:rPr>
        <w:t xml:space="preserve"> Work</w:t>
      </w:r>
      <w:r w:rsidR="00927512">
        <w:rPr>
          <w:sz w:val="24"/>
          <w:szCs w:val="24"/>
        </w:rPr>
        <w:t xml:space="preserve"> </w:t>
      </w:r>
      <w:r w:rsidR="002A43FC">
        <w:rPr>
          <w:sz w:val="24"/>
          <w:szCs w:val="24"/>
        </w:rPr>
        <w:t>Unit</w:t>
      </w:r>
      <w:r w:rsidR="001C41FC">
        <w:rPr>
          <w:sz w:val="24"/>
          <w:szCs w:val="24"/>
        </w:rPr>
        <w:t>, Change, Iteration</w:t>
      </w:r>
      <w:r w:rsidR="00067824">
        <w:rPr>
          <w:sz w:val="24"/>
          <w:szCs w:val="24"/>
        </w:rPr>
        <w:t xml:space="preserve"> na kreslící plátno, po kterém je lze libovolně přemisťovat.</w:t>
      </w:r>
      <w:r w:rsidR="002A43FC">
        <w:rPr>
          <w:sz w:val="24"/>
          <w:szCs w:val="24"/>
        </w:rPr>
        <w:t xml:space="preserve"> </w:t>
      </w:r>
      <w:r w:rsidR="001C41FC">
        <w:rPr>
          <w:sz w:val="24"/>
          <w:szCs w:val="24"/>
        </w:rPr>
        <w:t>Pro tyto prvky vy</w:t>
      </w:r>
      <w:r w:rsidR="002A43FC">
        <w:rPr>
          <w:sz w:val="24"/>
          <w:szCs w:val="24"/>
        </w:rPr>
        <w:t>tvořit editační formuláře</w:t>
      </w:r>
      <w:r w:rsidR="001C41FC">
        <w:rPr>
          <w:sz w:val="24"/>
          <w:szCs w:val="24"/>
        </w:rPr>
        <w:t>,</w:t>
      </w:r>
      <w:r w:rsidR="002A43FC">
        <w:rPr>
          <w:sz w:val="24"/>
          <w:szCs w:val="24"/>
        </w:rPr>
        <w:t xml:space="preserve"> </w:t>
      </w:r>
      <w:r w:rsidR="001C41FC">
        <w:rPr>
          <w:sz w:val="24"/>
          <w:szCs w:val="24"/>
        </w:rPr>
        <w:t>umožňující</w:t>
      </w:r>
      <w:r w:rsidR="002A43FC">
        <w:rPr>
          <w:sz w:val="24"/>
          <w:szCs w:val="24"/>
        </w:rPr>
        <w:t xml:space="preserve"> vyplnění informací o daném </w:t>
      </w:r>
      <w:r w:rsidR="001C41FC">
        <w:rPr>
          <w:sz w:val="24"/>
          <w:szCs w:val="24"/>
        </w:rPr>
        <w:t>prvku,</w:t>
      </w:r>
      <w:r w:rsidR="002A43FC">
        <w:rPr>
          <w:sz w:val="24"/>
          <w:szCs w:val="24"/>
        </w:rPr>
        <w:t xml:space="preserve"> vyvolané dvojklikem </w:t>
      </w:r>
      <w:r w:rsidR="001C41FC">
        <w:rPr>
          <w:sz w:val="24"/>
          <w:szCs w:val="24"/>
        </w:rPr>
        <w:t>na ikonku vykreslenou na plátně</w:t>
      </w:r>
      <w:r w:rsidR="002A43FC">
        <w:rPr>
          <w:sz w:val="24"/>
          <w:szCs w:val="24"/>
        </w:rPr>
        <w:t>.</w:t>
      </w:r>
      <w:r w:rsidR="00067824">
        <w:rPr>
          <w:sz w:val="24"/>
          <w:szCs w:val="24"/>
        </w:rPr>
        <w:t xml:space="preserve"> Umožnit vytváření dvou typů relací mezi vybranými prvky plátna představující segmenty. Nesměrovou relaci mezi segmenty Change a Artifact. Dále pak relaci, u</w:t>
      </w:r>
      <w:r w:rsidR="002A43FC">
        <w:rPr>
          <w:sz w:val="24"/>
          <w:szCs w:val="24"/>
        </w:rPr>
        <w:t xml:space="preserve"> které lze zvolit </w:t>
      </w:r>
      <w:r w:rsidR="00067824">
        <w:rPr>
          <w:sz w:val="24"/>
          <w:szCs w:val="24"/>
        </w:rPr>
        <w:t>pojmenování a vyobrazení směru spojení mezi segmenty Work</w:t>
      </w:r>
      <w:r w:rsidR="00927512">
        <w:rPr>
          <w:sz w:val="24"/>
          <w:szCs w:val="24"/>
        </w:rPr>
        <w:t xml:space="preserve"> </w:t>
      </w:r>
      <w:r w:rsidR="00067824">
        <w:rPr>
          <w:sz w:val="24"/>
          <w:szCs w:val="24"/>
        </w:rPr>
        <w:t xml:space="preserve">Unit. </w:t>
      </w:r>
      <w:r w:rsidR="003802CE">
        <w:rPr>
          <w:sz w:val="24"/>
          <w:szCs w:val="24"/>
        </w:rPr>
        <w:t>Následně</w:t>
      </w:r>
      <w:r w:rsidR="003D4B1D">
        <w:rPr>
          <w:sz w:val="24"/>
          <w:szCs w:val="24"/>
        </w:rPr>
        <w:t xml:space="preserve"> pak </w:t>
      </w:r>
      <w:r w:rsidR="003802CE">
        <w:rPr>
          <w:sz w:val="24"/>
          <w:szCs w:val="24"/>
        </w:rPr>
        <w:t xml:space="preserve">možnost </w:t>
      </w:r>
      <w:r w:rsidR="003D4B1D">
        <w:rPr>
          <w:sz w:val="24"/>
          <w:szCs w:val="24"/>
        </w:rPr>
        <w:t xml:space="preserve">odstranění určité relace dvojiklikem na ni. </w:t>
      </w:r>
      <w:r w:rsidR="00462964">
        <w:rPr>
          <w:sz w:val="24"/>
          <w:szCs w:val="24"/>
        </w:rPr>
        <w:t>Diagram závislostí segmentů a elementů na Obr 8.</w:t>
      </w:r>
    </w:p>
    <w:p w14:paraId="4889EA26" w14:textId="4E39C673" w:rsidR="00F41651" w:rsidRDefault="00C66E72" w:rsidP="00A77A85">
      <w:pPr>
        <w:spacing w:line="360" w:lineRule="auto"/>
        <w:jc w:val="both"/>
        <w:rPr>
          <w:sz w:val="24"/>
          <w:szCs w:val="24"/>
        </w:rPr>
      </w:pPr>
      <w:r>
        <w:rPr>
          <w:sz w:val="24"/>
          <w:szCs w:val="24"/>
        </w:rPr>
        <w:t>Dalším požadavkem je</w:t>
      </w:r>
      <w:r w:rsidR="001C0526">
        <w:rPr>
          <w:sz w:val="24"/>
          <w:szCs w:val="24"/>
        </w:rPr>
        <w:t xml:space="preserve"> v</w:t>
      </w:r>
      <w:r w:rsidR="002A43FC">
        <w:rPr>
          <w:sz w:val="24"/>
          <w:szCs w:val="24"/>
        </w:rPr>
        <w:t>ytváření</w:t>
      </w:r>
      <w:r w:rsidR="00C257F0">
        <w:rPr>
          <w:sz w:val="24"/>
          <w:szCs w:val="24"/>
        </w:rPr>
        <w:t xml:space="preserve"> </w:t>
      </w:r>
      <w:r>
        <w:rPr>
          <w:sz w:val="24"/>
          <w:szCs w:val="24"/>
        </w:rPr>
        <w:t xml:space="preserve">drag and drop </w:t>
      </w:r>
      <w:r w:rsidR="001C41FC">
        <w:rPr>
          <w:sz w:val="24"/>
          <w:szCs w:val="24"/>
        </w:rPr>
        <w:t>elementů</w:t>
      </w:r>
      <w:r>
        <w:rPr>
          <w:sz w:val="24"/>
          <w:szCs w:val="24"/>
        </w:rPr>
        <w:t xml:space="preserve"> i ve</w:t>
      </w:r>
      <w:r w:rsidR="002A43FC">
        <w:rPr>
          <w:sz w:val="24"/>
          <w:szCs w:val="24"/>
        </w:rPr>
        <w:t xml:space="preserve"> formulářích s informacemi. V kořenovém elementu</w:t>
      </w:r>
      <w:r w:rsidR="001C0526">
        <w:rPr>
          <w:sz w:val="24"/>
          <w:szCs w:val="24"/>
        </w:rPr>
        <w:t>, představující</w:t>
      </w:r>
      <w:r>
        <w:rPr>
          <w:sz w:val="24"/>
          <w:szCs w:val="24"/>
        </w:rPr>
        <w:t>m</w:t>
      </w:r>
      <w:r w:rsidR="001C0526">
        <w:rPr>
          <w:sz w:val="24"/>
          <w:szCs w:val="24"/>
        </w:rPr>
        <w:t xml:space="preserve"> celý projekt,</w:t>
      </w:r>
      <w:r w:rsidR="001C41FC">
        <w:rPr>
          <w:sz w:val="24"/>
          <w:szCs w:val="24"/>
        </w:rPr>
        <w:t xml:space="preserve"> vytvářet</w:t>
      </w:r>
      <w:r w:rsidR="002A43FC">
        <w:rPr>
          <w:sz w:val="24"/>
          <w:szCs w:val="24"/>
        </w:rPr>
        <w:t xml:space="preserve"> segmenty zmíněné výše</w:t>
      </w:r>
      <w:r w:rsidR="001C41FC">
        <w:rPr>
          <w:sz w:val="24"/>
          <w:szCs w:val="24"/>
        </w:rPr>
        <w:t xml:space="preserve"> a element Work Unit</w:t>
      </w:r>
      <w:r w:rsidR="002A43FC">
        <w:rPr>
          <w:sz w:val="24"/>
          <w:szCs w:val="24"/>
        </w:rPr>
        <w:t xml:space="preserve">. </w:t>
      </w:r>
      <w:r w:rsidR="003D4B1D">
        <w:rPr>
          <w:sz w:val="24"/>
          <w:szCs w:val="24"/>
        </w:rPr>
        <w:t>V</w:t>
      </w:r>
      <w:r w:rsidR="001C41FC">
        <w:rPr>
          <w:sz w:val="24"/>
          <w:szCs w:val="24"/>
        </w:rPr>
        <w:t xml:space="preserve"> těchto segmentech </w:t>
      </w:r>
      <w:r w:rsidR="001C0526">
        <w:rPr>
          <w:sz w:val="24"/>
          <w:szCs w:val="24"/>
        </w:rPr>
        <w:t xml:space="preserve">vytvářet </w:t>
      </w:r>
      <w:r w:rsidR="003D4B1D">
        <w:rPr>
          <w:sz w:val="24"/>
          <w:szCs w:val="24"/>
        </w:rPr>
        <w:t>pouze Work</w:t>
      </w:r>
      <w:r w:rsidR="001C41FC">
        <w:rPr>
          <w:sz w:val="24"/>
          <w:szCs w:val="24"/>
        </w:rPr>
        <w:t xml:space="preserve"> </w:t>
      </w:r>
      <w:r w:rsidR="003D4B1D">
        <w:rPr>
          <w:sz w:val="24"/>
          <w:szCs w:val="24"/>
        </w:rPr>
        <w:t xml:space="preserve">Unit s možností </w:t>
      </w:r>
      <w:r w:rsidR="001C41FC">
        <w:rPr>
          <w:sz w:val="24"/>
          <w:szCs w:val="24"/>
        </w:rPr>
        <w:t>vytvoření</w:t>
      </w:r>
      <w:r w:rsidR="001C0526">
        <w:rPr>
          <w:sz w:val="24"/>
          <w:szCs w:val="24"/>
        </w:rPr>
        <w:t xml:space="preserve"> relace</w:t>
      </w:r>
      <w:r w:rsidR="003D4B1D">
        <w:rPr>
          <w:sz w:val="24"/>
          <w:szCs w:val="24"/>
        </w:rPr>
        <w:t xml:space="preserve"> mezi více prvky. V</w:t>
      </w:r>
      <w:r w:rsidR="001C41FC">
        <w:rPr>
          <w:sz w:val="24"/>
          <w:szCs w:val="24"/>
        </w:rPr>
        <w:t xml:space="preserve"> elementu </w:t>
      </w:r>
      <w:r w:rsidR="003D4B1D">
        <w:rPr>
          <w:sz w:val="24"/>
          <w:szCs w:val="24"/>
        </w:rPr>
        <w:t>Configuration umožnit vytváření pouze Change a Artifact, mezi kterými lze následně vytvářet nesměrovou spojnic. Omezit vkládání nespráv</w:t>
      </w:r>
      <w:r w:rsidR="001C0526">
        <w:rPr>
          <w:sz w:val="24"/>
          <w:szCs w:val="24"/>
        </w:rPr>
        <w:t>ných prvků do vnitřních pláten</w:t>
      </w:r>
      <w:r w:rsidR="003D4B1D">
        <w:rPr>
          <w:sz w:val="24"/>
          <w:szCs w:val="24"/>
        </w:rPr>
        <w:t xml:space="preserve"> formulářů a s tím související funkčnosti</w:t>
      </w:r>
      <w:r w:rsidR="001C41FC">
        <w:rPr>
          <w:sz w:val="24"/>
          <w:szCs w:val="24"/>
        </w:rPr>
        <w:t>,</w:t>
      </w:r>
      <w:r w:rsidR="003D4B1D">
        <w:rPr>
          <w:sz w:val="24"/>
          <w:szCs w:val="24"/>
        </w:rPr>
        <w:t xml:space="preserve"> kopírování</w:t>
      </w:r>
      <w:r w:rsidR="00671D64">
        <w:rPr>
          <w:sz w:val="24"/>
          <w:szCs w:val="24"/>
        </w:rPr>
        <w:t>, vyjmutí,</w:t>
      </w:r>
      <w:r w:rsidR="003D4B1D">
        <w:rPr>
          <w:sz w:val="24"/>
          <w:szCs w:val="24"/>
        </w:rPr>
        <w:t xml:space="preserve"> odstranění </w:t>
      </w:r>
      <w:r w:rsidR="00671D64">
        <w:rPr>
          <w:sz w:val="24"/>
          <w:szCs w:val="24"/>
        </w:rPr>
        <w:t xml:space="preserve">prvku </w:t>
      </w:r>
      <w:r w:rsidR="003D4B1D">
        <w:rPr>
          <w:sz w:val="24"/>
          <w:szCs w:val="24"/>
        </w:rPr>
        <w:t xml:space="preserve">z plátna </w:t>
      </w:r>
      <w:r w:rsidR="001C41FC">
        <w:rPr>
          <w:sz w:val="24"/>
          <w:szCs w:val="24"/>
        </w:rPr>
        <w:t>a případně jeho</w:t>
      </w:r>
      <w:r w:rsidR="00671D64">
        <w:rPr>
          <w:sz w:val="24"/>
          <w:szCs w:val="24"/>
        </w:rPr>
        <w:t xml:space="preserve"> vložení do plátna. </w:t>
      </w:r>
      <w:r w:rsidR="003D4B1D">
        <w:rPr>
          <w:sz w:val="24"/>
          <w:szCs w:val="24"/>
        </w:rPr>
        <w:t xml:space="preserve"> </w:t>
      </w:r>
      <w:r w:rsidR="00671D64">
        <w:rPr>
          <w:sz w:val="24"/>
          <w:szCs w:val="24"/>
        </w:rPr>
        <w:t xml:space="preserve">Umožnit volbu existence a neexistenci </w:t>
      </w:r>
      <w:r w:rsidR="001C41FC">
        <w:rPr>
          <w:sz w:val="24"/>
          <w:szCs w:val="24"/>
        </w:rPr>
        <w:t>elementů</w:t>
      </w:r>
      <w:r w:rsidR="00671D64">
        <w:rPr>
          <w:sz w:val="24"/>
          <w:szCs w:val="24"/>
        </w:rPr>
        <w:t xml:space="preserve"> Work</w:t>
      </w:r>
      <w:r w:rsidR="00E42C9E">
        <w:rPr>
          <w:sz w:val="24"/>
          <w:szCs w:val="24"/>
        </w:rPr>
        <w:t xml:space="preserve"> </w:t>
      </w:r>
      <w:r w:rsidR="00671D64">
        <w:rPr>
          <w:sz w:val="24"/>
          <w:szCs w:val="24"/>
        </w:rPr>
        <w:t xml:space="preserve">Unit, Change a Artifact. </w:t>
      </w:r>
      <w:r w:rsidR="001C0526">
        <w:rPr>
          <w:sz w:val="24"/>
          <w:szCs w:val="24"/>
        </w:rPr>
        <w:t>D</w:t>
      </w:r>
      <w:r w:rsidR="00671D64">
        <w:rPr>
          <w:sz w:val="24"/>
          <w:szCs w:val="24"/>
        </w:rPr>
        <w:t xml:space="preserve">ále pak vytvořit barevné rozlišení mezi </w:t>
      </w:r>
      <w:r w:rsidR="00C257F0">
        <w:rPr>
          <w:sz w:val="24"/>
          <w:szCs w:val="24"/>
        </w:rPr>
        <w:t>těmito typy prvků</w:t>
      </w:r>
      <w:r w:rsidR="00671D64">
        <w:rPr>
          <w:sz w:val="24"/>
          <w:szCs w:val="24"/>
        </w:rPr>
        <w:t xml:space="preserve"> v projektu. </w:t>
      </w:r>
    </w:p>
    <w:p w14:paraId="305AF1FB" w14:textId="1A856E13" w:rsidR="00CE7329" w:rsidRDefault="00C66E72" w:rsidP="00A77A85">
      <w:pPr>
        <w:spacing w:line="360" w:lineRule="auto"/>
        <w:jc w:val="both"/>
        <w:rPr>
          <w:sz w:val="24"/>
          <w:szCs w:val="24"/>
        </w:rPr>
      </w:pPr>
      <w:r>
        <w:rPr>
          <w:sz w:val="24"/>
          <w:szCs w:val="24"/>
        </w:rPr>
        <w:t>Dále</w:t>
      </w:r>
      <w:r w:rsidR="00F41651">
        <w:rPr>
          <w:sz w:val="24"/>
          <w:szCs w:val="24"/>
        </w:rPr>
        <w:t xml:space="preserve"> vytvářet jednoduchým způsobem ostatní elementy procesu vývoje, jako </w:t>
      </w:r>
      <w:r w:rsidR="003802CE">
        <w:rPr>
          <w:sz w:val="24"/>
          <w:szCs w:val="24"/>
        </w:rPr>
        <w:t>jsou Milestone</w:t>
      </w:r>
      <w:r w:rsidR="00F41651">
        <w:rPr>
          <w:sz w:val="24"/>
          <w:szCs w:val="24"/>
        </w:rPr>
        <w:t>, Criterion, Role, Tag, Configuration-Person-Relation a Branch, spolu s přehledovou tabulkou a možností smazání dat z ní. Přenášet</w:t>
      </w:r>
      <w:r w:rsidR="002A43FC">
        <w:rPr>
          <w:sz w:val="24"/>
          <w:szCs w:val="24"/>
        </w:rPr>
        <w:t xml:space="preserve"> </w:t>
      </w:r>
      <w:r w:rsidR="00F41651">
        <w:rPr>
          <w:sz w:val="24"/>
          <w:szCs w:val="24"/>
        </w:rPr>
        <w:t>jména daných elementů do výběrových seznamu uvnitř</w:t>
      </w:r>
      <w:r w:rsidR="001C41FC">
        <w:rPr>
          <w:sz w:val="24"/>
          <w:szCs w:val="24"/>
        </w:rPr>
        <w:t xml:space="preserve"> ostatních</w:t>
      </w:r>
      <w:r w:rsidR="00F41651">
        <w:rPr>
          <w:sz w:val="24"/>
          <w:szCs w:val="24"/>
        </w:rPr>
        <w:t xml:space="preserve"> segmentů </w:t>
      </w:r>
      <w:r w:rsidR="001C41FC">
        <w:rPr>
          <w:sz w:val="24"/>
          <w:szCs w:val="24"/>
        </w:rPr>
        <w:t>a elementů</w:t>
      </w:r>
      <w:r w:rsidR="00F41651">
        <w:rPr>
          <w:sz w:val="24"/>
          <w:szCs w:val="24"/>
        </w:rPr>
        <w:t xml:space="preserve">. </w:t>
      </w:r>
    </w:p>
    <w:p w14:paraId="7B41C0D2" w14:textId="3108D48B" w:rsidR="00944D01" w:rsidRDefault="00C66E72" w:rsidP="00944D01">
      <w:pPr>
        <w:spacing w:line="360" w:lineRule="auto"/>
        <w:jc w:val="both"/>
        <w:rPr>
          <w:sz w:val="24"/>
          <w:szCs w:val="24"/>
        </w:rPr>
      </w:pPr>
      <w:r>
        <w:rPr>
          <w:sz w:val="24"/>
          <w:szCs w:val="24"/>
        </w:rPr>
        <w:t xml:space="preserve">Poslední požadavek na funkci formulářů je </w:t>
      </w:r>
      <w:r w:rsidR="00F41651">
        <w:rPr>
          <w:sz w:val="24"/>
          <w:szCs w:val="24"/>
        </w:rPr>
        <w:t>automatické mapování výčtových typů</w:t>
      </w:r>
      <w:r w:rsidR="00B553F1">
        <w:rPr>
          <w:sz w:val="24"/>
          <w:szCs w:val="24"/>
        </w:rPr>
        <w:t xml:space="preserve"> Priority, Severy, Resolution, Relation, Status, Type mezi</w:t>
      </w:r>
      <w:r w:rsidR="00F41651">
        <w:rPr>
          <w:sz w:val="24"/>
          <w:szCs w:val="24"/>
        </w:rPr>
        <w:t xml:space="preserve"> Class a Super</w:t>
      </w:r>
      <w:r w:rsidR="001C41FC">
        <w:rPr>
          <w:sz w:val="24"/>
          <w:szCs w:val="24"/>
        </w:rPr>
        <w:t xml:space="preserve"> </w:t>
      </w:r>
      <w:r w:rsidR="00F41651">
        <w:rPr>
          <w:sz w:val="24"/>
          <w:szCs w:val="24"/>
        </w:rPr>
        <w:t>Class, umožnění volby pouze typu Super</w:t>
      </w:r>
      <w:r>
        <w:rPr>
          <w:sz w:val="24"/>
          <w:szCs w:val="24"/>
        </w:rPr>
        <w:t xml:space="preserve"> </w:t>
      </w:r>
      <w:r w:rsidR="00F41651">
        <w:rPr>
          <w:sz w:val="24"/>
          <w:szCs w:val="24"/>
        </w:rPr>
        <w:t xml:space="preserve">Class. </w:t>
      </w:r>
      <w:r w:rsidR="00944D01">
        <w:rPr>
          <w:sz w:val="24"/>
          <w:szCs w:val="24"/>
        </w:rPr>
        <w:t xml:space="preserve">Spolu s tou funkčností, </w:t>
      </w:r>
      <w:r w:rsidR="00944D01" w:rsidRPr="00944D01">
        <w:rPr>
          <w:sz w:val="24"/>
          <w:szCs w:val="24"/>
        </w:rPr>
        <w:t>mít možnost definovat v</w:t>
      </w:r>
      <w:r w:rsidR="00944D01">
        <w:rPr>
          <w:sz w:val="24"/>
          <w:szCs w:val="24"/>
        </w:rPr>
        <w:t>e všech</w:t>
      </w:r>
      <w:r w:rsidR="00944D01" w:rsidRPr="00944D01">
        <w:rPr>
          <w:sz w:val="24"/>
          <w:szCs w:val="24"/>
        </w:rPr>
        <w:t xml:space="preserve"> modelech (a následných XML) explicitn</w:t>
      </w:r>
      <w:r w:rsidR="001C41FC">
        <w:rPr>
          <w:sz w:val="24"/>
          <w:szCs w:val="24"/>
        </w:rPr>
        <w:t xml:space="preserve">í rozlišení hodnoty 0, prázdný řetězec, </w:t>
      </w:r>
      <w:r w:rsidR="00944D01" w:rsidRPr="00944D01">
        <w:rPr>
          <w:sz w:val="24"/>
          <w:szCs w:val="24"/>
        </w:rPr>
        <w:t xml:space="preserve">null. </w:t>
      </w:r>
    </w:p>
    <w:p w14:paraId="3B882ECC" w14:textId="086BB5B8" w:rsidR="00944D01" w:rsidRDefault="001C0526" w:rsidP="00944D01">
      <w:pPr>
        <w:spacing w:line="360" w:lineRule="auto"/>
        <w:jc w:val="both"/>
        <w:rPr>
          <w:sz w:val="24"/>
          <w:szCs w:val="24"/>
        </w:rPr>
      </w:pPr>
      <w:r>
        <w:rPr>
          <w:sz w:val="24"/>
          <w:szCs w:val="24"/>
        </w:rPr>
        <w:t>Podle</w:t>
      </w:r>
      <w:r w:rsidR="00944D01">
        <w:rPr>
          <w:sz w:val="24"/>
          <w:szCs w:val="24"/>
        </w:rPr>
        <w:t xml:space="preserve"> XSD schéma</w:t>
      </w:r>
      <w:r w:rsidR="001C41FC">
        <w:rPr>
          <w:sz w:val="24"/>
          <w:szCs w:val="24"/>
        </w:rPr>
        <w:t>tu,</w:t>
      </w:r>
      <w:r w:rsidR="00944D01">
        <w:rPr>
          <w:sz w:val="24"/>
          <w:szCs w:val="24"/>
        </w:rPr>
        <w:t xml:space="preserve"> </w:t>
      </w:r>
      <w:r>
        <w:rPr>
          <w:sz w:val="24"/>
          <w:szCs w:val="24"/>
        </w:rPr>
        <w:t xml:space="preserve">vytvořeného dle </w:t>
      </w:r>
      <w:r w:rsidR="00944D01">
        <w:rPr>
          <w:sz w:val="24"/>
          <w:szCs w:val="24"/>
        </w:rPr>
        <w:t>datového modelu nástroje SPADe</w:t>
      </w:r>
      <w:r w:rsidR="00C66E72">
        <w:rPr>
          <w:sz w:val="24"/>
          <w:szCs w:val="24"/>
        </w:rPr>
        <w:t>,</w:t>
      </w:r>
      <w:r w:rsidR="00944D01">
        <w:rPr>
          <w:sz w:val="24"/>
          <w:szCs w:val="24"/>
        </w:rPr>
        <w:t xml:space="preserve"> </w:t>
      </w:r>
      <w:r>
        <w:rPr>
          <w:sz w:val="24"/>
          <w:szCs w:val="24"/>
        </w:rPr>
        <w:t>umožnit</w:t>
      </w:r>
      <w:r w:rsidR="00944D01">
        <w:rPr>
          <w:sz w:val="24"/>
          <w:szCs w:val="24"/>
        </w:rPr>
        <w:t xml:space="preserve"> ukládání vytvořených modelů do XML formátu, stejně tak jako zpětné načítání vytvořených procesů </w:t>
      </w:r>
      <w:r w:rsidR="00944D01">
        <w:rPr>
          <w:sz w:val="24"/>
          <w:szCs w:val="24"/>
        </w:rPr>
        <w:lastRenderedPageBreak/>
        <w:t xml:space="preserve">z XML dokumentu do aplikace, za pomoci XSD schématu. </w:t>
      </w:r>
      <w:r w:rsidR="003802CE">
        <w:rPr>
          <w:sz w:val="24"/>
          <w:szCs w:val="24"/>
        </w:rPr>
        <w:t xml:space="preserve">Umožnit validaci vytvořeného modelu oproti XSD schématu s vypsáním krátkého popisu případného problému. </w:t>
      </w:r>
    </w:p>
    <w:p w14:paraId="041D7DB9" w14:textId="563F962E" w:rsidR="00C66E72" w:rsidRDefault="00944D01" w:rsidP="00C257F0">
      <w:pPr>
        <w:spacing w:line="360" w:lineRule="auto"/>
        <w:jc w:val="both"/>
        <w:rPr>
          <w:sz w:val="24"/>
          <w:szCs w:val="24"/>
        </w:rPr>
      </w:pPr>
      <w:r>
        <w:rPr>
          <w:sz w:val="24"/>
          <w:szCs w:val="24"/>
        </w:rPr>
        <w:t xml:space="preserve">Vytvořit kontextové menu s položkami </w:t>
      </w:r>
      <w:r w:rsidR="003802CE">
        <w:rPr>
          <w:sz w:val="24"/>
          <w:szCs w:val="24"/>
        </w:rPr>
        <w:t>New, Open, Save</w:t>
      </w:r>
      <w:r>
        <w:rPr>
          <w:sz w:val="24"/>
          <w:szCs w:val="24"/>
        </w:rPr>
        <w:t xml:space="preserve"> a V</w:t>
      </w:r>
      <w:r w:rsidR="003802CE">
        <w:rPr>
          <w:sz w:val="24"/>
          <w:szCs w:val="24"/>
        </w:rPr>
        <w:t xml:space="preserve">alidate pro volání funkcí popsaných o odstavec výš. </w:t>
      </w:r>
    </w:p>
    <w:p w14:paraId="00F15C39" w14:textId="77777777" w:rsidR="00D11BE9" w:rsidRDefault="00462964" w:rsidP="00D11BE9">
      <w:pPr>
        <w:keepNext/>
        <w:spacing w:line="360" w:lineRule="auto"/>
        <w:jc w:val="both"/>
      </w:pPr>
      <w:bookmarkStart w:id="14" w:name="_GoBack"/>
      <w:r>
        <w:rPr>
          <w:noProof/>
          <w:sz w:val="24"/>
          <w:szCs w:val="24"/>
          <w:lang w:eastAsia="cs-CZ"/>
        </w:rPr>
        <w:drawing>
          <wp:inline distT="0" distB="0" distL="0" distR="0" wp14:anchorId="3DC94B8A" wp14:editId="4421AC45">
            <wp:extent cx="6506210" cy="3962400"/>
            <wp:effectExtent l="0" t="0" r="0" b="0"/>
            <wp:docPr id="228" name="Grafický objekt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ropojeni segmentů.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509896" cy="3964645"/>
                    </a:xfrm>
                    <a:prstGeom prst="rect">
                      <a:avLst/>
                    </a:prstGeom>
                  </pic:spPr>
                </pic:pic>
              </a:graphicData>
            </a:graphic>
          </wp:inline>
        </w:drawing>
      </w:r>
      <w:bookmarkEnd w:id="14"/>
    </w:p>
    <w:p w14:paraId="6071356E" w14:textId="54796214" w:rsidR="00462964" w:rsidRDefault="00D11BE9" w:rsidP="00D11BE9">
      <w:pPr>
        <w:pStyle w:val="Titulek"/>
        <w:jc w:val="center"/>
        <w:rPr>
          <w:sz w:val="24"/>
          <w:szCs w:val="24"/>
        </w:rPr>
      </w:pPr>
      <w:r>
        <w:t xml:space="preserve">Obr </w:t>
      </w:r>
      <w:r>
        <w:fldChar w:fldCharType="begin"/>
      </w:r>
      <w:r>
        <w:instrText xml:space="preserve"> SEQ Obr \* ARABIC </w:instrText>
      </w:r>
      <w:r>
        <w:fldChar w:fldCharType="separate"/>
      </w:r>
      <w:r>
        <w:rPr>
          <w:noProof/>
        </w:rPr>
        <w:t>8</w:t>
      </w:r>
      <w:r>
        <w:fldChar w:fldCharType="end"/>
      </w:r>
      <w:r>
        <w:t>: Diagram závislostí segmentů a elementů procesu vývoje</w:t>
      </w:r>
    </w:p>
    <w:p w14:paraId="06994C80" w14:textId="77777777" w:rsidR="00462964" w:rsidRDefault="00462964" w:rsidP="00C257F0">
      <w:pPr>
        <w:spacing w:line="360" w:lineRule="auto"/>
        <w:jc w:val="both"/>
        <w:rPr>
          <w:sz w:val="24"/>
          <w:szCs w:val="24"/>
        </w:rPr>
      </w:pPr>
    </w:p>
    <w:p w14:paraId="563B6AFD" w14:textId="77777777" w:rsidR="0049325C" w:rsidRPr="0049325C" w:rsidRDefault="000A20E3" w:rsidP="008109DB">
      <w:pPr>
        <w:pStyle w:val="Nadpis1"/>
        <w:numPr>
          <w:ilvl w:val="0"/>
          <w:numId w:val="16"/>
        </w:numPr>
      </w:pPr>
      <w:bookmarkStart w:id="15" w:name="_Toc481097074"/>
      <w:r>
        <w:t>Nástroje pro tvorbu modelu procesu</w:t>
      </w:r>
      <w:bookmarkEnd w:id="15"/>
    </w:p>
    <w:p w14:paraId="563B6AFE" w14:textId="45FFCD2E" w:rsidR="000A20E3" w:rsidRDefault="000A20E3" w:rsidP="0099746C">
      <w:pPr>
        <w:spacing w:line="360" w:lineRule="auto"/>
        <w:jc w:val="both"/>
        <w:rPr>
          <w:sz w:val="24"/>
          <w:szCs w:val="24"/>
        </w:rPr>
      </w:pPr>
      <w:r w:rsidRPr="00017E41">
        <w:rPr>
          <w:sz w:val="24"/>
          <w:szCs w:val="24"/>
        </w:rPr>
        <w:t xml:space="preserve">V této kapitole </w:t>
      </w:r>
      <w:r w:rsidR="00017E41" w:rsidRPr="00017E41">
        <w:rPr>
          <w:sz w:val="24"/>
          <w:szCs w:val="24"/>
        </w:rPr>
        <w:t xml:space="preserve">budou popsány dva </w:t>
      </w:r>
      <w:r w:rsidR="00A23D11">
        <w:rPr>
          <w:sz w:val="24"/>
          <w:szCs w:val="24"/>
        </w:rPr>
        <w:t xml:space="preserve">existující </w:t>
      </w:r>
      <w:r w:rsidR="00017E41" w:rsidRPr="00017E41">
        <w:rPr>
          <w:sz w:val="24"/>
          <w:szCs w:val="24"/>
        </w:rPr>
        <w:t>specializované softwarové nástroje pro modelování a definování procesů vývoje software,</w:t>
      </w:r>
      <w:r w:rsidR="00A23D11">
        <w:rPr>
          <w:sz w:val="24"/>
          <w:szCs w:val="24"/>
        </w:rPr>
        <w:t xml:space="preserve"> které byly zvažovány pro využití ve SPADe projektu.</w:t>
      </w:r>
      <w:r w:rsidR="00017E41" w:rsidRPr="00017E41">
        <w:rPr>
          <w:sz w:val="24"/>
          <w:szCs w:val="24"/>
        </w:rPr>
        <w:t xml:space="preserve"> </w:t>
      </w:r>
      <w:r w:rsidR="00881518">
        <w:rPr>
          <w:sz w:val="24"/>
          <w:szCs w:val="24"/>
        </w:rPr>
        <w:t>A</w:t>
      </w:r>
      <w:r w:rsidR="00017E41" w:rsidRPr="00017E41">
        <w:rPr>
          <w:sz w:val="24"/>
          <w:szCs w:val="24"/>
        </w:rPr>
        <w:t xml:space="preserve"> to </w:t>
      </w:r>
      <w:r w:rsidR="003F5106">
        <w:rPr>
          <w:sz w:val="24"/>
          <w:szCs w:val="24"/>
        </w:rPr>
        <w:t>Eclipse Process Framework (</w:t>
      </w:r>
      <w:r w:rsidR="00017E41" w:rsidRPr="00017E41">
        <w:rPr>
          <w:sz w:val="24"/>
          <w:szCs w:val="24"/>
        </w:rPr>
        <w:t>EPF</w:t>
      </w:r>
      <w:r w:rsidR="003F5106">
        <w:rPr>
          <w:sz w:val="24"/>
          <w:szCs w:val="24"/>
        </w:rPr>
        <w:t>)</w:t>
      </w:r>
      <w:r w:rsidR="00017E41" w:rsidRPr="00017E41">
        <w:rPr>
          <w:sz w:val="24"/>
          <w:szCs w:val="24"/>
        </w:rPr>
        <w:t xml:space="preserve"> Composer a </w:t>
      </w:r>
      <w:r w:rsidR="003F5106">
        <w:rPr>
          <w:sz w:val="24"/>
          <w:szCs w:val="24"/>
        </w:rPr>
        <w:t>IBM Rational Method Composer (</w:t>
      </w:r>
      <w:r w:rsidR="00017E41" w:rsidRPr="00017E41">
        <w:rPr>
          <w:sz w:val="24"/>
          <w:szCs w:val="24"/>
        </w:rPr>
        <w:t>RMC</w:t>
      </w:r>
      <w:r w:rsidR="003F5106">
        <w:rPr>
          <w:sz w:val="24"/>
          <w:szCs w:val="24"/>
        </w:rPr>
        <w:t>)</w:t>
      </w:r>
      <w:r w:rsidR="00017E41" w:rsidRPr="00017E41">
        <w:rPr>
          <w:sz w:val="24"/>
          <w:szCs w:val="24"/>
        </w:rPr>
        <w:t>. Tyto nástroje vznikly za účelem efektivnějšího, přehlednějšího a srozumitelnějšího způsobu modelování</w:t>
      </w:r>
      <w:r w:rsidR="00BE0A1E">
        <w:rPr>
          <w:sz w:val="24"/>
          <w:szCs w:val="24"/>
        </w:rPr>
        <w:t>, úprav</w:t>
      </w:r>
      <w:r w:rsidR="00A23D11">
        <w:rPr>
          <w:sz w:val="24"/>
          <w:szCs w:val="24"/>
        </w:rPr>
        <w:t>y</w:t>
      </w:r>
      <w:r w:rsidR="00BE0A1E">
        <w:rPr>
          <w:sz w:val="24"/>
          <w:szCs w:val="24"/>
        </w:rPr>
        <w:t xml:space="preserve"> a uzp</w:t>
      </w:r>
      <w:r w:rsidR="00A23D11">
        <w:rPr>
          <w:sz w:val="24"/>
          <w:szCs w:val="24"/>
        </w:rPr>
        <w:t>ů</w:t>
      </w:r>
      <w:r w:rsidR="00BE0A1E">
        <w:rPr>
          <w:sz w:val="24"/>
          <w:szCs w:val="24"/>
        </w:rPr>
        <w:t>sobování</w:t>
      </w:r>
      <w:r w:rsidR="00017E41" w:rsidRPr="00017E41">
        <w:rPr>
          <w:sz w:val="24"/>
          <w:szCs w:val="24"/>
        </w:rPr>
        <w:t xml:space="preserve"> </w:t>
      </w:r>
      <w:r w:rsidR="003F5106">
        <w:rPr>
          <w:sz w:val="24"/>
          <w:szCs w:val="24"/>
        </w:rPr>
        <w:t>procesů</w:t>
      </w:r>
      <w:r w:rsidR="00BE0A1E">
        <w:rPr>
          <w:sz w:val="24"/>
          <w:szCs w:val="24"/>
        </w:rPr>
        <w:t xml:space="preserve"> vývoje software</w:t>
      </w:r>
      <w:r w:rsidR="003F5106" w:rsidRPr="00017E41">
        <w:rPr>
          <w:sz w:val="24"/>
          <w:szCs w:val="24"/>
        </w:rPr>
        <w:t xml:space="preserve"> </w:t>
      </w:r>
      <w:r w:rsidR="00017E41" w:rsidRPr="00017E41">
        <w:rPr>
          <w:sz w:val="24"/>
          <w:szCs w:val="24"/>
        </w:rPr>
        <w:t>obsahujících velké množství elementů</w:t>
      </w:r>
      <w:r w:rsidR="00BE0A1E">
        <w:rPr>
          <w:sz w:val="24"/>
          <w:szCs w:val="24"/>
        </w:rPr>
        <w:t xml:space="preserve"> pro účely konkrétních projektů nebo organizací</w:t>
      </w:r>
      <w:r w:rsidR="00017E41" w:rsidRPr="00017E41">
        <w:rPr>
          <w:sz w:val="24"/>
          <w:szCs w:val="24"/>
        </w:rPr>
        <w:t xml:space="preserve">. </w:t>
      </w:r>
    </w:p>
    <w:p w14:paraId="563B6AFF" w14:textId="77777777" w:rsidR="000A20E3" w:rsidRDefault="008109DB" w:rsidP="00610DE5">
      <w:pPr>
        <w:pStyle w:val="Nadpis2"/>
      </w:pPr>
      <w:bookmarkStart w:id="16" w:name="_Toc481097075"/>
      <w:r>
        <w:lastRenderedPageBreak/>
        <w:t>4</w:t>
      </w:r>
      <w:r w:rsidR="00610DE5">
        <w:t xml:space="preserve">.1. </w:t>
      </w:r>
      <w:r w:rsidR="0099746C" w:rsidRPr="0099746C">
        <w:t>Eclipse Proces Framework Composer</w:t>
      </w:r>
      <w:bookmarkEnd w:id="16"/>
    </w:p>
    <w:p w14:paraId="563B6B00" w14:textId="6270228C" w:rsidR="0099746C" w:rsidRDefault="0099746C" w:rsidP="0099746C">
      <w:pPr>
        <w:spacing w:line="360" w:lineRule="auto"/>
        <w:jc w:val="both"/>
        <w:rPr>
          <w:sz w:val="24"/>
          <w:szCs w:val="24"/>
        </w:rPr>
      </w:pPr>
      <w:r>
        <w:rPr>
          <w:sz w:val="24"/>
          <w:szCs w:val="24"/>
        </w:rPr>
        <w:t>Eclips</w:t>
      </w:r>
      <w:r w:rsidR="009B61AB">
        <w:rPr>
          <w:sz w:val="24"/>
          <w:szCs w:val="24"/>
        </w:rPr>
        <w:t>e Proces Framework Composer (EPF</w:t>
      </w:r>
      <w:r>
        <w:rPr>
          <w:sz w:val="24"/>
          <w:szCs w:val="24"/>
        </w:rPr>
        <w:t xml:space="preserve">) je </w:t>
      </w:r>
      <w:r w:rsidR="0049325C">
        <w:rPr>
          <w:sz w:val="24"/>
          <w:szCs w:val="24"/>
        </w:rPr>
        <w:t xml:space="preserve">framework pro správu </w:t>
      </w:r>
      <w:r w:rsidR="00C40ED4">
        <w:rPr>
          <w:sz w:val="24"/>
          <w:szCs w:val="24"/>
        </w:rPr>
        <w:t xml:space="preserve">softwarových procesů, vytváření metod procesů, zprávu knihoven, konfigurace a zveřejnění procesů. Podporuje iterativní, agilní a inkrementální vývoj, použitelný ve velkém množství </w:t>
      </w:r>
      <w:r w:rsidR="009B61AB">
        <w:rPr>
          <w:sz w:val="24"/>
          <w:szCs w:val="24"/>
        </w:rPr>
        <w:t>vývojových platforem a aplikací. EPF je primárně určen</w:t>
      </w:r>
      <w:r>
        <w:rPr>
          <w:sz w:val="24"/>
          <w:szCs w:val="24"/>
        </w:rPr>
        <w:t xml:space="preserve"> pro projektové manaž</w:t>
      </w:r>
      <w:r w:rsidR="00716F60">
        <w:rPr>
          <w:sz w:val="24"/>
          <w:szCs w:val="24"/>
        </w:rPr>
        <w:t>er</w:t>
      </w:r>
      <w:r>
        <w:rPr>
          <w:sz w:val="24"/>
          <w:szCs w:val="24"/>
        </w:rPr>
        <w:t>y nebo vedoucí vývojových skupin</w:t>
      </w:r>
      <w:r w:rsidR="009B61AB">
        <w:rPr>
          <w:sz w:val="24"/>
          <w:szCs w:val="24"/>
        </w:rPr>
        <w:t xml:space="preserve">, kteří pomocí frameworku mohou hromadně upravovat vlastnosti projektu nebo je vyexportovat </w:t>
      </w:r>
      <w:r w:rsidR="00507582">
        <w:rPr>
          <w:sz w:val="24"/>
          <w:szCs w:val="24"/>
        </w:rPr>
        <w:t xml:space="preserve">do </w:t>
      </w:r>
      <w:r w:rsidR="009B61AB">
        <w:rPr>
          <w:sz w:val="24"/>
          <w:szCs w:val="24"/>
        </w:rPr>
        <w:t>HTML podoby. EPF také umož</w:t>
      </w:r>
      <w:r w:rsidR="00507582">
        <w:rPr>
          <w:sz w:val="24"/>
          <w:szCs w:val="24"/>
        </w:rPr>
        <w:t>ň</w:t>
      </w:r>
      <w:r w:rsidR="009B61AB">
        <w:rPr>
          <w:sz w:val="24"/>
          <w:szCs w:val="24"/>
        </w:rPr>
        <w:t xml:space="preserve">uje uživateli použít grafický </w:t>
      </w:r>
      <w:r w:rsidR="00507582">
        <w:rPr>
          <w:sz w:val="24"/>
          <w:szCs w:val="24"/>
        </w:rPr>
        <w:t xml:space="preserve">editor modelů </w:t>
      </w:r>
      <w:r w:rsidR="009B61AB">
        <w:rPr>
          <w:sz w:val="24"/>
          <w:szCs w:val="24"/>
        </w:rPr>
        <w:t>pro návrh procesu. Grafický nástroj využívá tak</w:t>
      </w:r>
      <w:r w:rsidR="00507582">
        <w:rPr>
          <w:sz w:val="24"/>
          <w:szCs w:val="24"/>
        </w:rPr>
        <w:t>é</w:t>
      </w:r>
      <w:r w:rsidR="009B61AB">
        <w:rPr>
          <w:sz w:val="24"/>
          <w:szCs w:val="24"/>
        </w:rPr>
        <w:t xml:space="preserve"> </w:t>
      </w:r>
      <w:r w:rsidR="00C66E72">
        <w:rPr>
          <w:sz w:val="24"/>
          <w:szCs w:val="24"/>
        </w:rPr>
        <w:t xml:space="preserve">funkci drag </w:t>
      </w:r>
      <w:r>
        <w:rPr>
          <w:sz w:val="24"/>
          <w:szCs w:val="24"/>
        </w:rPr>
        <w:t>a</w:t>
      </w:r>
      <w:r w:rsidR="00C66E72">
        <w:rPr>
          <w:sz w:val="24"/>
          <w:szCs w:val="24"/>
        </w:rPr>
        <w:t xml:space="preserve">nd </w:t>
      </w:r>
      <w:r>
        <w:rPr>
          <w:sz w:val="24"/>
          <w:szCs w:val="24"/>
        </w:rPr>
        <w:t>drop</w:t>
      </w:r>
      <w:r w:rsidR="009B61AB">
        <w:rPr>
          <w:sz w:val="24"/>
          <w:szCs w:val="24"/>
        </w:rPr>
        <w:t>, tedy jednotlivé prvky procesu umož</w:t>
      </w:r>
      <w:r w:rsidR="00507582">
        <w:rPr>
          <w:sz w:val="24"/>
          <w:szCs w:val="24"/>
        </w:rPr>
        <w:t>ň</w:t>
      </w:r>
      <w:r w:rsidR="009B61AB">
        <w:rPr>
          <w:sz w:val="24"/>
          <w:szCs w:val="24"/>
        </w:rPr>
        <w:t>uje jednoduchým přetažením na plát</w:t>
      </w:r>
      <w:r w:rsidR="00FD2E48">
        <w:rPr>
          <w:sz w:val="24"/>
          <w:szCs w:val="24"/>
        </w:rPr>
        <w:t>no</w:t>
      </w:r>
      <w:r w:rsidR="009B61AB">
        <w:rPr>
          <w:sz w:val="24"/>
          <w:szCs w:val="24"/>
        </w:rPr>
        <w:t xml:space="preserve"> umístit do modelovaného procesu.</w:t>
      </w:r>
      <w:r w:rsidR="00FD2E48">
        <w:rPr>
          <w:sz w:val="24"/>
          <w:szCs w:val="24"/>
        </w:rPr>
        <w:t xml:space="preserve"> U těchto prvků umož</w:t>
      </w:r>
      <w:r w:rsidR="00507582">
        <w:rPr>
          <w:sz w:val="24"/>
          <w:szCs w:val="24"/>
        </w:rPr>
        <w:t>ň</w:t>
      </w:r>
      <w:r w:rsidR="00FD2E48">
        <w:rPr>
          <w:sz w:val="24"/>
          <w:szCs w:val="24"/>
        </w:rPr>
        <w:t>uje měnit jejich formát, velikost písma, barvu textu atd.</w:t>
      </w:r>
      <w:r w:rsidR="009B61AB">
        <w:rPr>
          <w:sz w:val="24"/>
          <w:szCs w:val="24"/>
        </w:rPr>
        <w:t xml:space="preserve"> V kontextu práce je nejzajímavější právě tato modelovací část jako inspirace pro vytvářený n</w:t>
      </w:r>
      <w:r w:rsidR="00507582">
        <w:rPr>
          <w:sz w:val="24"/>
          <w:szCs w:val="24"/>
        </w:rPr>
        <w:t>á</w:t>
      </w:r>
      <w:r w:rsidR="009B61AB">
        <w:rPr>
          <w:sz w:val="24"/>
          <w:szCs w:val="24"/>
        </w:rPr>
        <w:t>stroj.</w:t>
      </w:r>
      <w:r>
        <w:rPr>
          <w:sz w:val="24"/>
          <w:szCs w:val="24"/>
        </w:rPr>
        <w:t xml:space="preserve"> </w:t>
      </w:r>
    </w:p>
    <w:p w14:paraId="563B6B01" w14:textId="367DB7FD" w:rsidR="00F519B9" w:rsidRPr="00F519B9" w:rsidRDefault="004A4ABA" w:rsidP="00F519B9">
      <w:pPr>
        <w:spacing w:line="360" w:lineRule="auto"/>
        <w:jc w:val="both"/>
        <w:rPr>
          <w:i/>
          <w:sz w:val="24"/>
          <w:szCs w:val="24"/>
        </w:rPr>
      </w:pPr>
      <w:r>
        <w:rPr>
          <w:sz w:val="24"/>
          <w:szCs w:val="24"/>
        </w:rPr>
        <w:t>Pro spuštění d</w:t>
      </w:r>
      <w:r w:rsidR="00C66E72">
        <w:rPr>
          <w:sz w:val="24"/>
          <w:szCs w:val="24"/>
        </w:rPr>
        <w:t xml:space="preserve">rag and </w:t>
      </w:r>
      <w:r w:rsidR="00FD2E48">
        <w:rPr>
          <w:sz w:val="24"/>
          <w:szCs w:val="24"/>
        </w:rPr>
        <w:t xml:space="preserve">drop editoru </w:t>
      </w:r>
      <w:r w:rsidR="0003070A">
        <w:rPr>
          <w:sz w:val="24"/>
          <w:szCs w:val="24"/>
        </w:rPr>
        <w:t xml:space="preserve">je </w:t>
      </w:r>
      <w:r w:rsidR="00FD2E48">
        <w:rPr>
          <w:sz w:val="24"/>
          <w:szCs w:val="24"/>
        </w:rPr>
        <w:t>potřeba</w:t>
      </w:r>
      <w:r w:rsidR="0003070A">
        <w:rPr>
          <w:sz w:val="24"/>
          <w:szCs w:val="24"/>
        </w:rPr>
        <w:t xml:space="preserve"> vytvořit tzv. knihovnu librar</w:t>
      </w:r>
      <w:r w:rsidR="00F519B9">
        <w:rPr>
          <w:sz w:val="24"/>
          <w:szCs w:val="24"/>
        </w:rPr>
        <w:t>y,</w:t>
      </w:r>
      <w:r w:rsidR="00FD2E48">
        <w:rPr>
          <w:sz w:val="24"/>
          <w:szCs w:val="24"/>
        </w:rPr>
        <w:t xml:space="preserve"> do které se</w:t>
      </w:r>
      <w:r w:rsidR="0003070A">
        <w:rPr>
          <w:sz w:val="24"/>
          <w:szCs w:val="24"/>
        </w:rPr>
        <w:t xml:space="preserve"> vytvoří nová proces</w:t>
      </w:r>
      <w:r w:rsidR="00BE0A1E">
        <w:rPr>
          <w:sz w:val="24"/>
          <w:szCs w:val="24"/>
        </w:rPr>
        <w:t>ní</w:t>
      </w:r>
      <w:r w:rsidR="0003070A">
        <w:rPr>
          <w:sz w:val="24"/>
          <w:szCs w:val="24"/>
        </w:rPr>
        <w:t xml:space="preserve"> metoda</w:t>
      </w:r>
      <w:r w:rsidR="00BE0A1E">
        <w:rPr>
          <w:sz w:val="24"/>
          <w:szCs w:val="24"/>
        </w:rPr>
        <w:t>,</w:t>
      </w:r>
      <w:r w:rsidR="0003070A">
        <w:rPr>
          <w:sz w:val="24"/>
          <w:szCs w:val="24"/>
        </w:rPr>
        <w:t xml:space="preserve"> a v této metodě lze následně vytvořit modelový proces. </w:t>
      </w:r>
      <w:r w:rsidR="00D54099">
        <w:rPr>
          <w:noProof/>
          <w:lang w:eastAsia="cs-CZ"/>
        </w:rPr>
        <w:drawing>
          <wp:anchor distT="0" distB="0" distL="114300" distR="114300" simplePos="0" relativeHeight="251651072" behindDoc="0" locked="0" layoutInCell="1" allowOverlap="1" wp14:anchorId="563B6BC5" wp14:editId="3CDB28F2">
            <wp:simplePos x="0" y="0"/>
            <wp:positionH relativeFrom="column">
              <wp:posOffset>1499870</wp:posOffset>
            </wp:positionH>
            <wp:positionV relativeFrom="paragraph">
              <wp:posOffset>939165</wp:posOffset>
            </wp:positionV>
            <wp:extent cx="3101340" cy="2039620"/>
            <wp:effectExtent l="0" t="0" r="3810" b="0"/>
            <wp:wrapTopAndBottom/>
            <wp:docPr id="26" name="obrázek 26" descr="kjhjp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jhjpo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1340" cy="2039620"/>
                    </a:xfrm>
                    <a:prstGeom prst="rect">
                      <a:avLst/>
                    </a:prstGeom>
                    <a:noFill/>
                  </pic:spPr>
                </pic:pic>
              </a:graphicData>
            </a:graphic>
          </wp:anchor>
        </w:drawing>
      </w:r>
      <w:r w:rsidR="00FD2E48">
        <w:rPr>
          <w:sz w:val="24"/>
          <w:szCs w:val="24"/>
        </w:rPr>
        <w:t>E</w:t>
      </w:r>
      <w:r w:rsidR="00334783">
        <w:rPr>
          <w:sz w:val="24"/>
          <w:szCs w:val="24"/>
        </w:rPr>
        <w:t xml:space="preserve">ditor </w:t>
      </w:r>
      <w:r w:rsidR="00FD2E48">
        <w:rPr>
          <w:sz w:val="24"/>
          <w:szCs w:val="24"/>
        </w:rPr>
        <w:t>lze spustit</w:t>
      </w:r>
      <w:r w:rsidR="00B35E5D">
        <w:rPr>
          <w:sz w:val="24"/>
          <w:szCs w:val="24"/>
        </w:rPr>
        <w:t xml:space="preserve"> volbou </w:t>
      </w:r>
      <w:r w:rsidR="00B35E5D">
        <w:rPr>
          <w:i/>
          <w:sz w:val="24"/>
          <w:szCs w:val="24"/>
        </w:rPr>
        <w:t xml:space="preserve">Open Activity Diagram(3). </w:t>
      </w:r>
      <w:r w:rsidR="00B35E5D">
        <w:rPr>
          <w:sz w:val="24"/>
          <w:szCs w:val="24"/>
        </w:rPr>
        <w:t>Viz</w:t>
      </w:r>
      <w:r w:rsidR="00FD2E48">
        <w:rPr>
          <w:sz w:val="24"/>
          <w:szCs w:val="24"/>
        </w:rPr>
        <w:t xml:space="preserve"> </w:t>
      </w:r>
      <w:r w:rsidR="00DE69F0">
        <w:rPr>
          <w:sz w:val="24"/>
          <w:szCs w:val="24"/>
        </w:rPr>
        <w:t>obrázek</w:t>
      </w:r>
      <w:r w:rsidR="00FD2E48">
        <w:rPr>
          <w:sz w:val="24"/>
          <w:szCs w:val="24"/>
        </w:rPr>
        <w:t xml:space="preserve"> 8.</w:t>
      </w:r>
      <w:r w:rsidR="00B35E5D">
        <w:rPr>
          <w:i/>
          <w:sz w:val="24"/>
          <w:szCs w:val="24"/>
        </w:rPr>
        <w:t xml:space="preserve"> </w:t>
      </w:r>
    </w:p>
    <w:p w14:paraId="563B6B02" w14:textId="48442984" w:rsidR="00F519B9" w:rsidRDefault="00F519B9" w:rsidP="00F519B9">
      <w:pPr>
        <w:pStyle w:val="Titulek"/>
        <w:jc w:val="center"/>
        <w:rPr>
          <w:i w:val="0"/>
          <w:sz w:val="24"/>
          <w:szCs w:val="24"/>
        </w:rPr>
      </w:pPr>
      <w:r>
        <w:t xml:space="preserve">Obr </w:t>
      </w:r>
      <w:r w:rsidR="00365878">
        <w:fldChar w:fldCharType="begin"/>
      </w:r>
      <w:r>
        <w:instrText xml:space="preserve"> SEQ Obr \* ARABIC </w:instrText>
      </w:r>
      <w:r w:rsidR="00365878">
        <w:fldChar w:fldCharType="separate"/>
      </w:r>
      <w:r w:rsidR="00D11BE9">
        <w:rPr>
          <w:noProof/>
        </w:rPr>
        <w:t>9</w:t>
      </w:r>
      <w:r w:rsidR="00365878">
        <w:fldChar w:fldCharType="end"/>
      </w:r>
      <w:r>
        <w:t>: Spuštěni grafického návrháře</w:t>
      </w:r>
    </w:p>
    <w:p w14:paraId="563B6B03" w14:textId="69982D7C" w:rsidR="00477034" w:rsidRDefault="00D54099" w:rsidP="00477034">
      <w:pPr>
        <w:keepNext/>
        <w:spacing w:line="360" w:lineRule="auto"/>
        <w:jc w:val="both"/>
      </w:pPr>
      <w:r>
        <w:rPr>
          <w:noProof/>
          <w:lang w:eastAsia="cs-CZ"/>
        </w:rPr>
        <w:lastRenderedPageBreak/>
        <w:drawing>
          <wp:anchor distT="0" distB="0" distL="114300" distR="114300" simplePos="0" relativeHeight="251645952" behindDoc="0" locked="0" layoutInCell="1" allowOverlap="1" wp14:anchorId="563B6BC7" wp14:editId="3EBE9BDD">
            <wp:simplePos x="0" y="0"/>
            <wp:positionH relativeFrom="column">
              <wp:posOffset>1952625</wp:posOffset>
            </wp:positionH>
            <wp:positionV relativeFrom="paragraph">
              <wp:posOffset>977900</wp:posOffset>
            </wp:positionV>
            <wp:extent cx="1847850" cy="1816100"/>
            <wp:effectExtent l="0" t="0" r="0" b="0"/>
            <wp:wrapTopAndBottom/>
            <wp:docPr id="27" name="obrázek 27" descr="jk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kl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7850" cy="1816100"/>
                    </a:xfrm>
                    <a:prstGeom prst="rect">
                      <a:avLst/>
                    </a:prstGeom>
                    <a:noFill/>
                  </pic:spPr>
                </pic:pic>
              </a:graphicData>
            </a:graphic>
          </wp:anchor>
        </w:drawing>
      </w:r>
      <w:r w:rsidR="00F83DE5">
        <w:rPr>
          <w:sz w:val="24"/>
          <w:szCs w:val="24"/>
        </w:rPr>
        <w:t xml:space="preserve">Po načtení </w:t>
      </w:r>
      <w:r w:rsidR="00507582">
        <w:rPr>
          <w:sz w:val="24"/>
          <w:szCs w:val="24"/>
        </w:rPr>
        <w:t xml:space="preserve">editoru modelu </w:t>
      </w:r>
      <w:r w:rsidR="00F83DE5">
        <w:rPr>
          <w:sz w:val="24"/>
          <w:szCs w:val="24"/>
        </w:rPr>
        <w:t>je vytvořeno plátno, na které se po vybrání</w:t>
      </w:r>
      <w:r w:rsidR="00954478">
        <w:rPr>
          <w:sz w:val="24"/>
          <w:szCs w:val="24"/>
        </w:rPr>
        <w:t xml:space="preserve"> elementu nacházejícího se v</w:t>
      </w:r>
      <w:r w:rsidR="00F83DE5">
        <w:rPr>
          <w:sz w:val="24"/>
          <w:szCs w:val="24"/>
        </w:rPr>
        <w:t xml:space="preserve"> pravé nabídce nazvané </w:t>
      </w:r>
      <w:r w:rsidR="00F83DE5">
        <w:rPr>
          <w:i/>
          <w:sz w:val="24"/>
          <w:szCs w:val="24"/>
        </w:rPr>
        <w:t xml:space="preserve">Pallete </w:t>
      </w:r>
      <w:r w:rsidR="00F83DE5" w:rsidRPr="00F83DE5">
        <w:rPr>
          <w:sz w:val="24"/>
          <w:szCs w:val="24"/>
        </w:rPr>
        <w:t xml:space="preserve">dají </w:t>
      </w:r>
      <w:r w:rsidR="00954478">
        <w:rPr>
          <w:sz w:val="24"/>
          <w:szCs w:val="24"/>
        </w:rPr>
        <w:t xml:space="preserve">tyto elementy </w:t>
      </w:r>
      <w:r w:rsidR="00F83DE5" w:rsidRPr="00F83DE5">
        <w:rPr>
          <w:sz w:val="24"/>
          <w:szCs w:val="24"/>
        </w:rPr>
        <w:t>j</w:t>
      </w:r>
      <w:r w:rsidR="00954478">
        <w:rPr>
          <w:sz w:val="24"/>
          <w:szCs w:val="24"/>
        </w:rPr>
        <w:t>ednoduchým klikem vytvořit</w:t>
      </w:r>
      <w:r w:rsidR="00F83DE5">
        <w:rPr>
          <w:sz w:val="24"/>
          <w:szCs w:val="24"/>
        </w:rPr>
        <w:t xml:space="preserve">. </w:t>
      </w:r>
      <w:r w:rsidR="00477034">
        <w:rPr>
          <w:sz w:val="24"/>
          <w:szCs w:val="24"/>
        </w:rPr>
        <w:t xml:space="preserve">Nabízené elementy na </w:t>
      </w:r>
      <w:r w:rsidR="00DE69F0">
        <w:rPr>
          <w:sz w:val="24"/>
          <w:szCs w:val="24"/>
        </w:rPr>
        <w:t>obrázku</w:t>
      </w:r>
      <w:r w:rsidR="00477034">
        <w:rPr>
          <w:sz w:val="24"/>
          <w:szCs w:val="24"/>
        </w:rPr>
        <w:t xml:space="preserve"> 9.</w:t>
      </w:r>
    </w:p>
    <w:p w14:paraId="563B6B04" w14:textId="1B00F26F" w:rsidR="00477034" w:rsidRPr="00F83DE5" w:rsidRDefault="00477034" w:rsidP="00477034">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10</w:t>
      </w:r>
      <w:r w:rsidR="00365878">
        <w:fldChar w:fldCharType="end"/>
      </w:r>
      <w:r>
        <w:t>: Nabídka Pallete</w:t>
      </w:r>
    </w:p>
    <w:p w14:paraId="563B6B05" w14:textId="04E236C3" w:rsidR="00F83DE5" w:rsidRDefault="00A40EAE" w:rsidP="0099746C">
      <w:pPr>
        <w:spacing w:line="360" w:lineRule="auto"/>
        <w:jc w:val="both"/>
        <w:rPr>
          <w:sz w:val="24"/>
          <w:szCs w:val="24"/>
        </w:rPr>
      </w:pPr>
      <w:ins w:id="17" w:author="Václav Janoch" w:date="2017-04-27T22:30:00Z">
        <w:r>
          <w:rPr>
            <w:noProof/>
            <w:lang w:eastAsia="cs-CZ"/>
          </w:rPr>
          <mc:AlternateContent>
            <mc:Choice Requires="wps">
              <w:drawing>
                <wp:anchor distT="0" distB="0" distL="114300" distR="114300" simplePos="0" relativeHeight="251679744" behindDoc="0" locked="0" layoutInCell="1" allowOverlap="1" wp14:anchorId="5115F2EE" wp14:editId="793517E2">
                  <wp:simplePos x="0" y="0"/>
                  <wp:positionH relativeFrom="column">
                    <wp:posOffset>409575</wp:posOffset>
                  </wp:positionH>
                  <wp:positionV relativeFrom="paragraph">
                    <wp:posOffset>4357370</wp:posOffset>
                  </wp:positionV>
                  <wp:extent cx="5749925" cy="266700"/>
                  <wp:effectExtent l="3175" t="1270" r="0" b="0"/>
                  <wp:wrapTopAndBottom/>
                  <wp:docPr id="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9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57BC9" w14:textId="6DD3A381" w:rsidR="00462964" w:rsidRPr="00101548" w:rsidRDefault="00462964">
                              <w:pPr>
                                <w:pStyle w:val="Titulek"/>
                                <w:jc w:val="center"/>
                                <w:rPr>
                                  <w:sz w:val="24"/>
                                  <w:szCs w:val="24"/>
                                </w:rPr>
                                <w:pPrChange w:id="18" w:author="Václav Janoch" w:date="2017-04-27T22:30:00Z">
                                  <w:pPr>
                                    <w:spacing w:line="360" w:lineRule="auto"/>
                                    <w:jc w:val="both"/>
                                  </w:pPr>
                                </w:pPrChange>
                              </w:pPr>
                              <w:ins w:id="19" w:author="Václav Janoch" w:date="2017-04-27T22:30:00Z">
                                <w:r>
                                  <w:t xml:space="preserve">Obr </w:t>
                                </w:r>
                                <w:r>
                                  <w:fldChar w:fldCharType="begin"/>
                                </w:r>
                                <w:r>
                                  <w:instrText xml:space="preserve"> SEQ Obr \* ARABIC </w:instrText>
                                </w:r>
                              </w:ins>
                              <w:r>
                                <w:fldChar w:fldCharType="separate"/>
                              </w:r>
                              <w:r w:rsidR="00D11BE9">
                                <w:rPr>
                                  <w:noProof/>
                                </w:rPr>
                                <w:t>11</w:t>
                              </w:r>
                              <w:ins w:id="20" w:author="Václav Janoch" w:date="2017-04-27T22:30:00Z">
                                <w:r>
                                  <w:fldChar w:fldCharType="end"/>
                                </w:r>
                                <w:r>
                                  <w:t>: Editační okno</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15F2EE" id="Text Box 30" o:spid="_x0000_s1032" type="#_x0000_t202" style="position:absolute;left:0;text-align:left;margin-left:32.25pt;margin-top:343.1pt;width:452.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" stroked="f">
                  <v:textbox style="mso-fit-shape-to-text:t" inset="0,0,0,0">
                    <w:txbxContent>
                      <w:p w14:paraId="52157BC9" w14:textId="6DD3A381" w:rsidR="00462964" w:rsidRPr="00101548" w:rsidRDefault="00462964">
                        <w:pPr>
                          <w:pStyle w:val="Titulek"/>
                          <w:jc w:val="center"/>
                          <w:rPr>
                            <w:sz w:val="24"/>
                            <w:szCs w:val="24"/>
                          </w:rPr>
                          <w:pPrChange w:id="21" w:author="Václav Janoch" w:date="2017-04-27T22:30:00Z">
                            <w:pPr>
                              <w:spacing w:line="360" w:lineRule="auto"/>
                              <w:jc w:val="both"/>
                            </w:pPr>
                          </w:pPrChange>
                        </w:pPr>
                        <w:ins w:id="22" w:author="Václav Janoch" w:date="2017-04-27T22:30:00Z">
                          <w:r>
                            <w:t xml:space="preserve">Obr </w:t>
                          </w:r>
                          <w:r>
                            <w:fldChar w:fldCharType="begin"/>
                          </w:r>
                          <w:r>
                            <w:instrText xml:space="preserve"> SEQ Obr \* ARABIC </w:instrText>
                          </w:r>
                        </w:ins>
                        <w:r>
                          <w:fldChar w:fldCharType="separate"/>
                        </w:r>
                        <w:r w:rsidR="00D11BE9">
                          <w:rPr>
                            <w:noProof/>
                          </w:rPr>
                          <w:t>11</w:t>
                        </w:r>
                        <w:ins w:id="23" w:author="Václav Janoch" w:date="2017-04-27T22:30:00Z">
                          <w:r>
                            <w:fldChar w:fldCharType="end"/>
                          </w:r>
                          <w:r>
                            <w:t>: Editační okno</w:t>
                          </w:r>
                        </w:ins>
                      </w:p>
                    </w:txbxContent>
                  </v:textbox>
                  <w10:wrap type="topAndBottom"/>
                </v:shape>
              </w:pict>
            </mc:Fallback>
          </mc:AlternateContent>
        </w:r>
      </w:ins>
      <w:ins w:id="24" w:author="Václav Janoch" w:date="2017-04-27T22:29:00Z">
        <w:r w:rsidR="00746A40">
          <w:rPr>
            <w:noProof/>
            <w:lang w:eastAsia="cs-CZ"/>
          </w:rPr>
          <w:drawing>
            <wp:anchor distT="0" distB="0" distL="114300" distR="114300" simplePos="0" relativeHeight="251654144" behindDoc="0" locked="0" layoutInCell="1" allowOverlap="1" wp14:anchorId="7ED88A59" wp14:editId="316E3FDB">
              <wp:simplePos x="0" y="0"/>
              <wp:positionH relativeFrom="column">
                <wp:posOffset>410021</wp:posOffset>
              </wp:positionH>
              <wp:positionV relativeFrom="paragraph">
                <wp:posOffset>1986091</wp:posOffset>
              </wp:positionV>
              <wp:extent cx="5749925" cy="2314575"/>
              <wp:effectExtent l="0" t="0" r="0" b="0"/>
              <wp:wrapTopAndBottom/>
              <wp:docPr id="1" name="Obrázek 1" descr="C:\Users\Václav\AppData\Local\Microsoft\Windows\INetCache\Content.Word\Editační ok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áclav\AppData\Local\Microsoft\Windows\INetCache\Content.Word\Editační okn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2314575"/>
                      </a:xfrm>
                      <a:prstGeom prst="rect">
                        <a:avLst/>
                      </a:prstGeom>
                      <a:noFill/>
                      <a:ln>
                        <a:noFill/>
                      </a:ln>
                    </pic:spPr>
                  </pic:pic>
                </a:graphicData>
              </a:graphic>
              <wp14:sizeRelH relativeFrom="page">
                <wp14:pctWidth>0</wp14:pctWidth>
              </wp14:sizeRelH>
              <wp14:sizeRelV relativeFrom="page">
                <wp14:pctHeight>0</wp14:pctHeight>
              </wp14:sizeRelV>
            </wp:anchor>
          </w:drawing>
        </w:r>
      </w:ins>
      <w:ins w:id="25" w:author="Václav Janoch" w:date="2017-04-27T22:21:00Z">
        <w:r w:rsidR="00254416">
          <w:rPr>
            <w:sz w:val="24"/>
            <w:szCs w:val="24"/>
          </w:rPr>
          <w:t>Editačn</w:t>
        </w:r>
      </w:ins>
      <w:ins w:id="26" w:author="Václav Janoch" w:date="2017-04-27T22:22:00Z">
        <w:r w:rsidR="00254416">
          <w:rPr>
            <w:sz w:val="24"/>
            <w:szCs w:val="24"/>
          </w:rPr>
          <w:t>í okno umístěné do spodní části obrazovky slouží k vyplňování informací o jednotlivých eleme</w:t>
        </w:r>
      </w:ins>
      <w:ins w:id="27" w:author="Václav Janoch" w:date="2017-04-27T22:23:00Z">
        <w:r w:rsidR="00254416">
          <w:rPr>
            <w:sz w:val="24"/>
            <w:szCs w:val="24"/>
          </w:rPr>
          <w:t xml:space="preserve">ntech </w:t>
        </w:r>
        <w:r w:rsidR="00C43AE3">
          <w:rPr>
            <w:sz w:val="24"/>
            <w:szCs w:val="24"/>
          </w:rPr>
          <w:t xml:space="preserve">pomocí vstupních polí. Viz </w:t>
        </w:r>
      </w:ins>
      <w:ins w:id="28" w:author="Václav Janoch" w:date="2017-04-29T10:10:00Z">
        <w:r w:rsidR="00C43AE3">
          <w:rPr>
            <w:sz w:val="24"/>
            <w:szCs w:val="24"/>
          </w:rPr>
          <w:t>O</w:t>
        </w:r>
      </w:ins>
      <w:ins w:id="29" w:author="Václav Janoch" w:date="2017-04-27T22:23:00Z">
        <w:r w:rsidR="00746A40">
          <w:rPr>
            <w:sz w:val="24"/>
            <w:szCs w:val="24"/>
          </w:rPr>
          <w:t>br</w:t>
        </w:r>
      </w:ins>
      <w:ins w:id="30" w:author="Václav Janoch" w:date="2017-04-29T10:10:00Z">
        <w:r w:rsidR="00C43AE3">
          <w:rPr>
            <w:sz w:val="24"/>
            <w:szCs w:val="24"/>
          </w:rPr>
          <w:t xml:space="preserve"> 10.</w:t>
        </w:r>
      </w:ins>
      <w:r w:rsidR="00C43AE3">
        <w:rPr>
          <w:sz w:val="24"/>
          <w:szCs w:val="24"/>
        </w:rPr>
        <w:t xml:space="preserve"> </w:t>
      </w:r>
      <w:ins w:id="31" w:author="Václav Janoch" w:date="2017-04-27T22:23:00Z">
        <w:r w:rsidR="00746A40">
          <w:rPr>
            <w:sz w:val="24"/>
            <w:szCs w:val="24"/>
          </w:rPr>
          <w:t xml:space="preserve"> </w:t>
        </w:r>
      </w:ins>
      <w:r w:rsidR="001C5ADB">
        <w:rPr>
          <w:sz w:val="24"/>
          <w:szCs w:val="24"/>
        </w:rPr>
        <w:t>Výsledný namodelovaný proces lze jednoduchým z</w:t>
      </w:r>
      <w:r w:rsidR="007B7632">
        <w:rPr>
          <w:sz w:val="24"/>
          <w:szCs w:val="24"/>
        </w:rPr>
        <w:t xml:space="preserve">působem </w:t>
      </w:r>
      <w:r w:rsidR="00507582">
        <w:rPr>
          <w:sz w:val="24"/>
          <w:szCs w:val="24"/>
        </w:rPr>
        <w:t xml:space="preserve">exportovat </w:t>
      </w:r>
      <w:r w:rsidR="007B7632">
        <w:rPr>
          <w:sz w:val="24"/>
          <w:szCs w:val="24"/>
        </w:rPr>
        <w:t>do HTML</w:t>
      </w:r>
      <w:r w:rsidR="00507582">
        <w:rPr>
          <w:sz w:val="24"/>
          <w:szCs w:val="24"/>
        </w:rPr>
        <w:t xml:space="preserve"> formy</w:t>
      </w:r>
      <w:r w:rsidR="007B7632">
        <w:rPr>
          <w:sz w:val="24"/>
          <w:szCs w:val="24"/>
        </w:rPr>
        <w:t xml:space="preserve">. To </w:t>
      </w:r>
      <w:r w:rsidR="001C5ADB">
        <w:rPr>
          <w:sz w:val="24"/>
          <w:szCs w:val="24"/>
        </w:rPr>
        <w:t xml:space="preserve">umožnuje záložka </w:t>
      </w:r>
      <w:r w:rsidR="001C5ADB" w:rsidRPr="007B7632">
        <w:rPr>
          <w:i/>
          <w:sz w:val="24"/>
          <w:szCs w:val="24"/>
        </w:rPr>
        <w:t>Configuration</w:t>
      </w:r>
      <w:r w:rsidR="001C5ADB">
        <w:rPr>
          <w:sz w:val="24"/>
          <w:szCs w:val="24"/>
        </w:rPr>
        <w:t xml:space="preserve"> v horním menu a možnost </w:t>
      </w:r>
      <w:r w:rsidR="001C5ADB" w:rsidRPr="007B7632">
        <w:rPr>
          <w:i/>
          <w:sz w:val="24"/>
          <w:szCs w:val="24"/>
        </w:rPr>
        <w:t>Publish</w:t>
      </w:r>
      <w:r w:rsidR="001C5ADB">
        <w:rPr>
          <w:sz w:val="24"/>
          <w:szCs w:val="24"/>
        </w:rPr>
        <w:t>. Je požadováno zadání jména HTML souboru a volby static WEB, po vyp</w:t>
      </w:r>
      <w:r w:rsidR="007B7632">
        <w:rPr>
          <w:sz w:val="24"/>
          <w:szCs w:val="24"/>
        </w:rPr>
        <w:t xml:space="preserve">lnění těchto údajů a stisknutí </w:t>
      </w:r>
      <w:r w:rsidR="007B7632" w:rsidRPr="007B7632">
        <w:rPr>
          <w:i/>
          <w:sz w:val="24"/>
          <w:szCs w:val="24"/>
        </w:rPr>
        <w:t>F</w:t>
      </w:r>
      <w:r w:rsidR="001C5ADB" w:rsidRPr="007B7632">
        <w:rPr>
          <w:i/>
          <w:sz w:val="24"/>
          <w:szCs w:val="24"/>
        </w:rPr>
        <w:t>inish</w:t>
      </w:r>
      <w:r w:rsidR="001C5ADB">
        <w:rPr>
          <w:sz w:val="24"/>
          <w:szCs w:val="24"/>
        </w:rPr>
        <w:t xml:space="preserve"> se na zadaném místě vytvoří HTML model. </w:t>
      </w:r>
      <w:r w:rsidR="00107965">
        <w:rPr>
          <w:sz w:val="24"/>
          <w:szCs w:val="24"/>
        </w:rPr>
        <w:t>Strukt</w:t>
      </w:r>
      <w:r w:rsidR="00477034">
        <w:rPr>
          <w:sz w:val="24"/>
          <w:szCs w:val="24"/>
        </w:rPr>
        <w:t>ura HTML stránky je na obrázku</w:t>
      </w:r>
      <w:r w:rsidR="00DE69F0">
        <w:rPr>
          <w:sz w:val="24"/>
          <w:szCs w:val="24"/>
        </w:rPr>
        <w:t xml:space="preserve"> 1</w:t>
      </w:r>
      <w:r w:rsidR="00C43AE3">
        <w:rPr>
          <w:sz w:val="24"/>
          <w:szCs w:val="24"/>
        </w:rPr>
        <w:t>1</w:t>
      </w:r>
      <w:r w:rsidR="00107965">
        <w:rPr>
          <w:sz w:val="24"/>
          <w:szCs w:val="24"/>
        </w:rPr>
        <w:t xml:space="preserve">. </w:t>
      </w:r>
    </w:p>
    <w:p w14:paraId="563B6B06" w14:textId="1B0D9D9B" w:rsidR="00477034" w:rsidRDefault="00477034" w:rsidP="00477034">
      <w:pPr>
        <w:keepNext/>
        <w:spacing w:line="360" w:lineRule="auto"/>
        <w:jc w:val="both"/>
      </w:pPr>
    </w:p>
    <w:p w14:paraId="563B6B07" w14:textId="2018E432" w:rsidR="00477034" w:rsidRPr="00477034" w:rsidRDefault="00746A40" w:rsidP="00477034">
      <w:pPr>
        <w:pStyle w:val="Titulek"/>
        <w:jc w:val="center"/>
        <w:rPr>
          <w:i w:val="0"/>
          <w:sz w:val="24"/>
          <w:szCs w:val="24"/>
        </w:rPr>
      </w:pPr>
      <w:r>
        <w:rPr>
          <w:noProof/>
          <w:lang w:eastAsia="cs-CZ"/>
        </w:rPr>
        <w:drawing>
          <wp:anchor distT="0" distB="0" distL="114300" distR="114300" simplePos="0" relativeHeight="251646976" behindDoc="0" locked="0" layoutInCell="1" allowOverlap="1" wp14:anchorId="563B6BC9" wp14:editId="6D9494D7">
            <wp:simplePos x="0" y="0"/>
            <wp:positionH relativeFrom="column">
              <wp:posOffset>1068379</wp:posOffset>
            </wp:positionH>
            <wp:positionV relativeFrom="paragraph">
              <wp:posOffset>-6213</wp:posOffset>
            </wp:positionV>
            <wp:extent cx="3613150" cy="2391410"/>
            <wp:effectExtent l="0" t="0" r="0" b="0"/>
            <wp:wrapTopAndBottom/>
            <wp:docPr id="31" name="obrázek 31" descr="h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j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3150" cy="2391410"/>
                    </a:xfrm>
                    <a:prstGeom prst="rect">
                      <a:avLst/>
                    </a:prstGeom>
                    <a:noFill/>
                  </pic:spPr>
                </pic:pic>
              </a:graphicData>
            </a:graphic>
          </wp:anchor>
        </w:drawing>
      </w:r>
      <w:r w:rsidR="00477034">
        <w:t xml:space="preserve">Obr </w:t>
      </w:r>
      <w:r w:rsidR="00365878">
        <w:fldChar w:fldCharType="begin"/>
      </w:r>
      <w:r w:rsidR="00477034">
        <w:instrText xml:space="preserve"> SEQ Obr \* ARABIC </w:instrText>
      </w:r>
      <w:r w:rsidR="00365878">
        <w:fldChar w:fldCharType="separate"/>
      </w:r>
      <w:r w:rsidR="00D11BE9">
        <w:rPr>
          <w:noProof/>
        </w:rPr>
        <w:t>12</w:t>
      </w:r>
      <w:r w:rsidR="00365878">
        <w:fldChar w:fldCharType="end"/>
      </w:r>
      <w:r w:rsidR="00477034">
        <w:t>: Webová prezentace procesu</w:t>
      </w:r>
    </w:p>
    <w:p w14:paraId="563B6B08" w14:textId="77777777" w:rsidR="009E65F1" w:rsidRDefault="008109DB" w:rsidP="00610DE5">
      <w:pPr>
        <w:pStyle w:val="Nadpis2"/>
      </w:pPr>
      <w:bookmarkStart w:id="32" w:name="_Toc481097076"/>
      <w:r>
        <w:t>4</w:t>
      </w:r>
      <w:r w:rsidR="00610DE5">
        <w:t>.2</w:t>
      </w:r>
      <w:r w:rsidR="009E65F1" w:rsidRPr="009E65F1">
        <w:t xml:space="preserve">. </w:t>
      </w:r>
      <w:r w:rsidR="004036C1">
        <w:t>Rational Method Composer</w:t>
      </w:r>
      <w:bookmarkEnd w:id="32"/>
    </w:p>
    <w:p w14:paraId="563B6B09" w14:textId="7C08DF5D" w:rsidR="003C5558" w:rsidRDefault="003C5558" w:rsidP="009E65F1">
      <w:pPr>
        <w:spacing w:line="360" w:lineRule="auto"/>
        <w:jc w:val="both"/>
        <w:rPr>
          <w:sz w:val="24"/>
          <w:szCs w:val="24"/>
        </w:rPr>
      </w:pPr>
      <w:r w:rsidRPr="00D53BB1">
        <w:rPr>
          <w:i/>
        </w:rPr>
        <w:t xml:space="preserve">„Produkt IBM Rational Method Composer je pružná platforma pro správu procesů s nástrojem pro tvorbu metod a knihovnou procesů, jež v rámci podniku napomáhá implementovat měřitelná zlepšení, návrhy systémů a procesy poskytování softwaru. Nástroje Rational Method Composer umožňují </w:t>
      </w:r>
      <w:r w:rsidRPr="00D53BB1">
        <w:rPr>
          <w:i/>
        </w:rPr>
        <w:lastRenderedPageBreak/>
        <w:t>vytvářet, upravovat, spravovat a publikovat popisy procesů. Knihovny procesů a postupů poskytují nejlepší postupy, které můžete přímo využívat v dodané podobě, nebo podle potřeby upravovat v rámci vytváření vlastních procesů.“</w:t>
      </w:r>
      <w:r w:rsidR="004036C1">
        <w:rPr>
          <w:sz w:val="24"/>
          <w:szCs w:val="24"/>
        </w:rPr>
        <w:t>.</w:t>
      </w:r>
      <w:r w:rsidR="00C43AE3">
        <w:rPr>
          <w:sz w:val="24"/>
          <w:szCs w:val="24"/>
        </w:rPr>
        <w:t xml:space="preserve"> </w:t>
      </w:r>
    </w:p>
    <w:p w14:paraId="563B6B0A" w14:textId="2C9D4834" w:rsidR="00D01D4E" w:rsidRDefault="004036C1" w:rsidP="009E65F1">
      <w:pPr>
        <w:spacing w:line="360" w:lineRule="auto"/>
        <w:jc w:val="both"/>
        <w:rPr>
          <w:sz w:val="24"/>
          <w:szCs w:val="24"/>
        </w:rPr>
      </w:pPr>
      <w:r>
        <w:rPr>
          <w:sz w:val="24"/>
          <w:szCs w:val="24"/>
        </w:rPr>
        <w:t>RMC</w:t>
      </w:r>
      <w:r w:rsidR="00507582">
        <w:rPr>
          <w:sz w:val="24"/>
          <w:szCs w:val="24"/>
        </w:rPr>
        <w:t xml:space="preserve"> je v mnohém podobný EPF, který je v podstatě jeho zjednodušenou, open-source formou.</w:t>
      </w:r>
      <w:r>
        <w:rPr>
          <w:sz w:val="24"/>
          <w:szCs w:val="24"/>
        </w:rPr>
        <w:t xml:space="preserve"> </w:t>
      </w:r>
      <w:r w:rsidR="00507582">
        <w:rPr>
          <w:sz w:val="24"/>
          <w:szCs w:val="24"/>
        </w:rPr>
        <w:t>J</w:t>
      </w:r>
      <w:r>
        <w:rPr>
          <w:sz w:val="24"/>
          <w:szCs w:val="24"/>
        </w:rPr>
        <w:t>e distribuován pomocí vývojového prostředí Eclipse</w:t>
      </w:r>
      <w:r w:rsidR="00477034">
        <w:rPr>
          <w:sz w:val="24"/>
          <w:szCs w:val="24"/>
        </w:rPr>
        <w:t>,</w:t>
      </w:r>
      <w:r>
        <w:rPr>
          <w:sz w:val="24"/>
          <w:szCs w:val="24"/>
        </w:rPr>
        <w:t xml:space="preserve"> </w:t>
      </w:r>
      <w:r w:rsidR="00D01D4E">
        <w:rPr>
          <w:sz w:val="24"/>
          <w:szCs w:val="24"/>
        </w:rPr>
        <w:t xml:space="preserve">do něhož je přímo integrován. Distribuce obsahuje knihovnu s kompletními popisy několika procesů, úkolů, rolí a dalších elementů, které </w:t>
      </w:r>
      <w:r w:rsidR="00334783">
        <w:rPr>
          <w:sz w:val="24"/>
          <w:szCs w:val="24"/>
        </w:rPr>
        <w:t xml:space="preserve">mohou </w:t>
      </w:r>
      <w:r w:rsidR="00D01D4E">
        <w:rPr>
          <w:sz w:val="24"/>
          <w:szCs w:val="24"/>
        </w:rPr>
        <w:t xml:space="preserve">uživatelé RMC použít k vytvoření vlastních modelů procesů. Stejně jako u EPF Composeru se i zde bude </w:t>
      </w:r>
      <w:r w:rsidR="00507582">
        <w:rPr>
          <w:sz w:val="24"/>
          <w:szCs w:val="24"/>
        </w:rPr>
        <w:t xml:space="preserve">text </w:t>
      </w:r>
      <w:r w:rsidR="00D01D4E">
        <w:rPr>
          <w:sz w:val="24"/>
          <w:szCs w:val="24"/>
        </w:rPr>
        <w:t xml:space="preserve">zabývat pouze grafickým </w:t>
      </w:r>
      <w:r w:rsidR="00334783">
        <w:rPr>
          <w:sz w:val="24"/>
          <w:szCs w:val="24"/>
        </w:rPr>
        <w:t xml:space="preserve">editorem </w:t>
      </w:r>
      <w:r w:rsidR="003C5558">
        <w:rPr>
          <w:sz w:val="24"/>
          <w:szCs w:val="24"/>
        </w:rPr>
        <w:t xml:space="preserve">procesů, který poslouží jako inspirace pro </w:t>
      </w:r>
      <w:r w:rsidR="00507582">
        <w:rPr>
          <w:sz w:val="24"/>
          <w:szCs w:val="24"/>
        </w:rPr>
        <w:t>implemetaci aplikace, která je předmětem této práce</w:t>
      </w:r>
      <w:r w:rsidR="003C5558">
        <w:rPr>
          <w:sz w:val="24"/>
          <w:szCs w:val="24"/>
        </w:rPr>
        <w:t xml:space="preserve">. </w:t>
      </w:r>
    </w:p>
    <w:p w14:paraId="06D3B77E" w14:textId="7B6E5899" w:rsidR="00254416" w:rsidRDefault="00D01D4E" w:rsidP="0099746C">
      <w:pPr>
        <w:spacing w:line="360" w:lineRule="auto"/>
        <w:jc w:val="both"/>
        <w:rPr>
          <w:ins w:id="33" w:author="Václav Janoch" w:date="2017-04-27T22:14:00Z"/>
          <w:sz w:val="24"/>
          <w:szCs w:val="24"/>
        </w:rPr>
      </w:pPr>
      <w:r>
        <w:rPr>
          <w:sz w:val="24"/>
          <w:szCs w:val="24"/>
        </w:rPr>
        <w:t xml:space="preserve"> Logika zacházení s RMC je velmi podobná ovládání EPF Composeru. Do zvolené knihovny se vytvoří </w:t>
      </w:r>
      <w:r>
        <w:rPr>
          <w:i/>
          <w:sz w:val="24"/>
          <w:szCs w:val="24"/>
        </w:rPr>
        <w:t xml:space="preserve">Method plugin, </w:t>
      </w:r>
      <w:r>
        <w:rPr>
          <w:sz w:val="24"/>
          <w:szCs w:val="24"/>
        </w:rPr>
        <w:t xml:space="preserve">ve kterém </w:t>
      </w:r>
      <w:r w:rsidR="003C5558">
        <w:rPr>
          <w:sz w:val="24"/>
          <w:szCs w:val="24"/>
        </w:rPr>
        <w:t>se vytvoří</w:t>
      </w:r>
      <w:r>
        <w:rPr>
          <w:sz w:val="24"/>
          <w:szCs w:val="24"/>
        </w:rPr>
        <w:t xml:space="preserve"> </w:t>
      </w:r>
      <w:r w:rsidR="003C5558">
        <w:rPr>
          <w:sz w:val="24"/>
          <w:szCs w:val="24"/>
        </w:rPr>
        <w:t>d</w:t>
      </w:r>
      <w:r w:rsidR="00954478">
        <w:rPr>
          <w:sz w:val="24"/>
          <w:szCs w:val="24"/>
        </w:rPr>
        <w:t>aný proces</w:t>
      </w:r>
      <w:r w:rsidR="003C5558">
        <w:rPr>
          <w:sz w:val="24"/>
          <w:szCs w:val="24"/>
        </w:rPr>
        <w:t>.</w:t>
      </w:r>
      <w:r w:rsidR="00954478">
        <w:rPr>
          <w:sz w:val="24"/>
          <w:szCs w:val="24"/>
        </w:rPr>
        <w:t xml:space="preserve"> V nově vytvořeném procesu existuje možnost vytvoření různých elementů například Activity, Task Descriptor a další. </w:t>
      </w:r>
    </w:p>
    <w:p w14:paraId="563B6B0B" w14:textId="737E4AB3" w:rsidR="00F83DE5" w:rsidRDefault="00254416" w:rsidP="00431EDE">
      <w:pPr>
        <w:spacing w:line="360" w:lineRule="auto"/>
        <w:jc w:val="both"/>
        <w:rPr>
          <w:sz w:val="24"/>
          <w:szCs w:val="24"/>
        </w:rPr>
      </w:pPr>
      <w:ins w:id="34" w:author="Václav Janoch" w:date="2017-04-27T22:14:00Z">
        <w:r>
          <w:rPr>
            <w:sz w:val="24"/>
            <w:szCs w:val="24"/>
          </w:rPr>
          <w:t xml:space="preserve">V případě vytváření </w:t>
        </w:r>
      </w:ins>
      <w:ins w:id="35" w:author="Václav Janoch" w:date="2017-04-27T22:17:00Z">
        <w:r>
          <w:rPr>
            <w:sz w:val="24"/>
            <w:szCs w:val="24"/>
          </w:rPr>
          <w:t xml:space="preserve">některých </w:t>
        </w:r>
      </w:ins>
      <w:ins w:id="36" w:author="Václav Janoch" w:date="2017-04-27T22:14:00Z">
        <w:r>
          <w:rPr>
            <w:sz w:val="24"/>
            <w:szCs w:val="24"/>
          </w:rPr>
          <w:t>eleme</w:t>
        </w:r>
      </w:ins>
      <w:ins w:id="37" w:author="Václav Janoch" w:date="2017-04-27T22:15:00Z">
        <w:r>
          <w:rPr>
            <w:sz w:val="24"/>
            <w:szCs w:val="24"/>
          </w:rPr>
          <w:t>nt</w:t>
        </w:r>
      </w:ins>
      <w:r w:rsidR="00431EDE">
        <w:rPr>
          <w:sz w:val="24"/>
          <w:szCs w:val="24"/>
        </w:rPr>
        <w:t>ů</w:t>
      </w:r>
      <w:ins w:id="38" w:author="Václav Janoch" w:date="2017-04-27T22:15:00Z">
        <w:r>
          <w:rPr>
            <w:sz w:val="24"/>
            <w:szCs w:val="24"/>
          </w:rPr>
          <w:t xml:space="preserve"> je</w:t>
        </w:r>
      </w:ins>
      <w:ins w:id="39" w:author="Václav Janoch" w:date="2017-04-27T22:16:00Z">
        <w:r>
          <w:rPr>
            <w:sz w:val="24"/>
            <w:szCs w:val="24"/>
          </w:rPr>
          <w:t xml:space="preserve"> nutno element vytvořit za pomoci dvou kroků. </w:t>
        </w:r>
      </w:ins>
      <w:ins w:id="40" w:author="Václav Janoch" w:date="2017-04-27T22:17:00Z">
        <w:r>
          <w:rPr>
            <w:sz w:val="24"/>
            <w:szCs w:val="24"/>
          </w:rPr>
          <w:t xml:space="preserve">V případě Task Descriptor musí být nejprve vytvořen </w:t>
        </w:r>
      </w:ins>
      <w:ins w:id="41" w:author="Václav Janoch" w:date="2017-04-27T22:18:00Z">
        <w:r>
          <w:rPr>
            <w:sz w:val="24"/>
            <w:szCs w:val="24"/>
          </w:rPr>
          <w:t>samotný Task</w:t>
        </w:r>
      </w:ins>
      <w:r w:rsidR="00C43AE3">
        <w:rPr>
          <w:sz w:val="24"/>
          <w:szCs w:val="24"/>
        </w:rPr>
        <w:t>,</w:t>
      </w:r>
      <w:ins w:id="42" w:author="Václav Janoch" w:date="2017-04-27T22:18:00Z">
        <w:r>
          <w:rPr>
            <w:sz w:val="24"/>
            <w:szCs w:val="24"/>
          </w:rPr>
          <w:t xml:space="preserve"> ze kterého lze následně vytvářet Descriptor jako jeho upravitelnou kopii.</w:t>
        </w:r>
      </w:ins>
      <w:ins w:id="43" w:author="Václav Janoch" w:date="2017-04-27T22:16:00Z">
        <w:r>
          <w:rPr>
            <w:sz w:val="24"/>
            <w:szCs w:val="24"/>
          </w:rPr>
          <w:t xml:space="preserve"> </w:t>
        </w:r>
      </w:ins>
      <w:r w:rsidR="00954478">
        <w:rPr>
          <w:sz w:val="24"/>
          <w:szCs w:val="24"/>
        </w:rPr>
        <w:t xml:space="preserve">Tyto elementy lze vytvořit i pomocí grafického </w:t>
      </w:r>
      <w:r w:rsidR="00E44588">
        <w:rPr>
          <w:sz w:val="24"/>
          <w:szCs w:val="24"/>
        </w:rPr>
        <w:t>editoru procesů</w:t>
      </w:r>
      <w:r w:rsidR="00954478">
        <w:rPr>
          <w:sz w:val="24"/>
          <w:szCs w:val="24"/>
        </w:rPr>
        <w:t xml:space="preserve">. </w:t>
      </w:r>
      <w:r w:rsidR="00E44588">
        <w:rPr>
          <w:sz w:val="24"/>
          <w:szCs w:val="24"/>
        </w:rPr>
        <w:t xml:space="preserve">Editor </w:t>
      </w:r>
      <w:r w:rsidR="00954478">
        <w:rPr>
          <w:sz w:val="24"/>
          <w:szCs w:val="24"/>
        </w:rPr>
        <w:t xml:space="preserve">je spuštěn po </w:t>
      </w:r>
      <w:r w:rsidR="00E44588">
        <w:rPr>
          <w:sz w:val="24"/>
          <w:szCs w:val="24"/>
        </w:rPr>
        <w:t>zvolení</w:t>
      </w:r>
      <w:r w:rsidR="00954478">
        <w:rPr>
          <w:sz w:val="24"/>
          <w:szCs w:val="24"/>
        </w:rPr>
        <w:t xml:space="preserve"> </w:t>
      </w:r>
      <w:r w:rsidR="00954478">
        <w:rPr>
          <w:i/>
          <w:sz w:val="24"/>
          <w:szCs w:val="24"/>
        </w:rPr>
        <w:t>Open Activity Diagram.</w:t>
      </w:r>
      <w:r w:rsidR="00954478">
        <w:rPr>
          <w:sz w:val="24"/>
          <w:szCs w:val="24"/>
        </w:rPr>
        <w:t xml:space="preserve"> Viz </w:t>
      </w:r>
      <w:r w:rsidR="00C43AE3">
        <w:rPr>
          <w:sz w:val="24"/>
          <w:szCs w:val="24"/>
        </w:rPr>
        <w:t>obrázek 12</w:t>
      </w:r>
      <w:r w:rsidR="00954478">
        <w:rPr>
          <w:sz w:val="24"/>
          <w:szCs w:val="24"/>
        </w:rPr>
        <w:t>.</w:t>
      </w:r>
    </w:p>
    <w:p w14:paraId="563B6B0C" w14:textId="439C8A17" w:rsidR="00E9227F" w:rsidRDefault="00A40EAE" w:rsidP="00E9227F">
      <w:pPr>
        <w:spacing w:line="360" w:lineRule="auto"/>
        <w:jc w:val="both"/>
        <w:rPr>
          <w:sz w:val="24"/>
          <w:szCs w:val="24"/>
        </w:rPr>
      </w:pPr>
      <w:r>
        <w:rPr>
          <w:noProof/>
          <w:sz w:val="24"/>
          <w:szCs w:val="24"/>
          <w:lang w:eastAsia="cs-CZ"/>
        </w:rPr>
        <mc:AlternateContent>
          <mc:Choice Requires="wps">
            <w:drawing>
              <wp:anchor distT="0" distB="0" distL="114300" distR="114300" simplePos="0" relativeHeight="251680768" behindDoc="0" locked="0" layoutInCell="1" allowOverlap="1" wp14:anchorId="563B6BCE" wp14:editId="5C2647C7">
                <wp:simplePos x="0" y="0"/>
                <wp:positionH relativeFrom="column">
                  <wp:posOffset>1060450</wp:posOffset>
                </wp:positionH>
                <wp:positionV relativeFrom="paragraph">
                  <wp:posOffset>2877820</wp:posOffset>
                </wp:positionV>
                <wp:extent cx="3094355" cy="178435"/>
                <wp:effectExtent l="0" t="0" r="4445" b="0"/>
                <wp:wrapTopAndBottom/>
                <wp:docPr id="21" name="Textové pol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4355" cy="178435"/>
                        </a:xfrm>
                        <a:prstGeom prst="rect">
                          <a:avLst/>
                        </a:prstGeom>
                        <a:solidFill>
                          <a:prstClr val="white"/>
                        </a:solidFill>
                        <a:ln>
                          <a:noFill/>
                        </a:ln>
                      </wps:spPr>
                      <wps:txbx>
                        <w:txbxContent>
                          <w:p w14:paraId="19BA10AF" w14:textId="445613EF" w:rsidR="00462964" w:rsidRPr="00074952" w:rsidRDefault="00462964" w:rsidP="00C43AE3">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13</w:t>
                            </w:r>
                            <w:r>
                              <w:rPr>
                                <w:noProof/>
                              </w:rPr>
                              <w:fldChar w:fldCharType="end"/>
                            </w:r>
                            <w:r>
                              <w:t>: Prostředí RMC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3B6BCE" id="Textové pole 21" o:spid="_x0000_s1033" type="#_x0000_t202" style="position:absolute;left:0;text-align:left;margin-left:83.5pt;margin-top:226.6pt;width:243.65pt;height:1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" stroked="f">
                <v:path arrowok="t"/>
                <v:textbox inset="0,0,0,0">
                  <w:txbxContent>
                    <w:p w14:paraId="19BA10AF" w14:textId="445613EF" w:rsidR="00462964" w:rsidRPr="00074952" w:rsidRDefault="00462964" w:rsidP="00C43AE3">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13</w:t>
                      </w:r>
                      <w:r>
                        <w:rPr>
                          <w:noProof/>
                        </w:rPr>
                        <w:fldChar w:fldCharType="end"/>
                      </w:r>
                      <w:r>
                        <w:t>: Prostředí RMC</w:t>
                      </w:r>
                    </w:p>
                  </w:txbxContent>
                </v:textbox>
                <w10:wrap type="topAndBottom"/>
              </v:shape>
            </w:pict>
          </mc:Fallback>
        </mc:AlternateContent>
      </w:r>
      <w:r w:rsidR="00C43AE3">
        <w:rPr>
          <w:noProof/>
          <w:sz w:val="24"/>
          <w:szCs w:val="24"/>
          <w:lang w:eastAsia="cs-CZ"/>
        </w:rPr>
        <w:drawing>
          <wp:anchor distT="0" distB="0" distL="114300" distR="114300" simplePos="0" relativeHeight="251650048" behindDoc="0" locked="0" layoutInCell="1" allowOverlap="1" wp14:anchorId="563B6BCB" wp14:editId="781EE59A">
            <wp:simplePos x="0" y="0"/>
            <wp:positionH relativeFrom="column">
              <wp:posOffset>1298947</wp:posOffset>
            </wp:positionH>
            <wp:positionV relativeFrom="paragraph">
              <wp:posOffset>540481</wp:posOffset>
            </wp:positionV>
            <wp:extent cx="3094355" cy="2223135"/>
            <wp:effectExtent l="0" t="0" r="0" b="0"/>
            <wp:wrapTopAndBottom/>
            <wp:docPr id="4" name="Obrázek 4" descr="C:\Users\Václav\AppData\Local\Microsoft\Windows\INetCacheContent.Word\ACreate_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áclav\AppData\Local\Microsoft\Windows\INetCacheContent.Word\ACreate_Proces.png"/>
                    <pic:cNvPicPr>
                      <a:picLocks noChangeAspect="1" noChangeArrowheads="1"/>
                    </pic:cNvPicPr>
                  </pic:nvPicPr>
                  <pic:blipFill>
                    <a:blip r:embed="rId25" cstate="print">
                      <a:extLst>
                        <a:ext uri="{28A0092B-C50C-407E-A947-70E740481C1C}">
                          <a14:useLocalDpi xmlns:a14="http://schemas.microsoft.com/office/drawing/2010/main" val="0"/>
                        </a:ext>
                      </a:extLst>
                    </a:blip>
                    <a:srcRect l="1550" t="3670" r="36575" b="6680"/>
                    <a:stretch>
                      <a:fillRect/>
                    </a:stretch>
                  </pic:blipFill>
                  <pic:spPr bwMode="auto">
                    <a:xfrm>
                      <a:off x="0" y="0"/>
                      <a:ext cx="3094355" cy="2223135"/>
                    </a:xfrm>
                    <a:prstGeom prst="rect">
                      <a:avLst/>
                    </a:prstGeom>
                    <a:noFill/>
                    <a:ln>
                      <a:noFill/>
                    </a:ln>
                  </pic:spPr>
                </pic:pic>
              </a:graphicData>
            </a:graphic>
          </wp:anchor>
        </w:drawing>
      </w:r>
      <w:r w:rsidR="00E44588">
        <w:rPr>
          <w:sz w:val="24"/>
          <w:szCs w:val="24"/>
        </w:rPr>
        <w:t xml:space="preserve">Editor </w:t>
      </w:r>
      <w:r w:rsidR="00954478">
        <w:rPr>
          <w:sz w:val="24"/>
          <w:szCs w:val="24"/>
        </w:rPr>
        <w:t>je tvořen plátnem v </w:t>
      </w:r>
      <w:r w:rsidR="005E533D">
        <w:rPr>
          <w:sz w:val="24"/>
          <w:szCs w:val="24"/>
        </w:rPr>
        <w:t xml:space="preserve">centrální </w:t>
      </w:r>
      <w:r w:rsidR="00954478">
        <w:rPr>
          <w:sz w:val="24"/>
          <w:szCs w:val="24"/>
        </w:rPr>
        <w:t>části obrazovky</w:t>
      </w:r>
      <w:r w:rsidR="005E533D">
        <w:rPr>
          <w:sz w:val="24"/>
          <w:szCs w:val="24"/>
        </w:rPr>
        <w:t xml:space="preserve"> a seznamem </w:t>
      </w:r>
      <w:r w:rsidR="00954478">
        <w:rPr>
          <w:sz w:val="24"/>
          <w:szCs w:val="24"/>
        </w:rPr>
        <w:t>dostupn</w:t>
      </w:r>
      <w:r w:rsidR="005E533D">
        <w:rPr>
          <w:sz w:val="24"/>
          <w:szCs w:val="24"/>
        </w:rPr>
        <w:t>ých</w:t>
      </w:r>
      <w:r w:rsidR="00954478">
        <w:rPr>
          <w:sz w:val="24"/>
          <w:szCs w:val="24"/>
        </w:rPr>
        <w:t xml:space="preserve"> element</w:t>
      </w:r>
      <w:r w:rsidR="005E533D">
        <w:rPr>
          <w:sz w:val="24"/>
          <w:szCs w:val="24"/>
        </w:rPr>
        <w:t>ů, který</w:t>
      </w:r>
      <w:r w:rsidR="00954478">
        <w:rPr>
          <w:sz w:val="24"/>
          <w:szCs w:val="24"/>
        </w:rPr>
        <w:t xml:space="preserve"> se nacház</w:t>
      </w:r>
      <w:r w:rsidR="005E533D">
        <w:rPr>
          <w:sz w:val="24"/>
          <w:szCs w:val="24"/>
        </w:rPr>
        <w:t>í</w:t>
      </w:r>
      <w:r w:rsidR="00954478">
        <w:rPr>
          <w:sz w:val="24"/>
          <w:szCs w:val="24"/>
        </w:rPr>
        <w:t xml:space="preserve"> v pravé části v nabídce s označením </w:t>
      </w:r>
      <w:r w:rsidR="00954478">
        <w:rPr>
          <w:i/>
          <w:sz w:val="24"/>
          <w:szCs w:val="24"/>
        </w:rPr>
        <w:t>Pallete</w:t>
      </w:r>
      <w:r w:rsidR="00E9227F">
        <w:rPr>
          <w:sz w:val="24"/>
          <w:szCs w:val="24"/>
        </w:rPr>
        <w:t xml:space="preserve">. </w:t>
      </w:r>
    </w:p>
    <w:p w14:paraId="563B6B0D" w14:textId="0619D74A" w:rsidR="00610DE5" w:rsidRDefault="00A40EAE" w:rsidP="0099746C">
      <w:pPr>
        <w:spacing w:line="360" w:lineRule="auto"/>
        <w:jc w:val="both"/>
        <w:rPr>
          <w:sz w:val="24"/>
          <w:szCs w:val="24"/>
        </w:rPr>
      </w:pPr>
      <w:r>
        <w:rPr>
          <w:noProof/>
          <w:lang w:eastAsia="cs-CZ"/>
        </w:rPr>
        <w:lastRenderedPageBreak/>
        <mc:AlternateContent>
          <mc:Choice Requires="wps">
            <w:drawing>
              <wp:anchor distT="0" distB="0" distL="114300" distR="114300" simplePos="0" relativeHeight="251670528" behindDoc="0" locked="0" layoutInCell="1" allowOverlap="1" wp14:anchorId="563B6BCF" wp14:editId="1C8A70E6">
                <wp:simplePos x="0" y="0"/>
                <wp:positionH relativeFrom="column">
                  <wp:posOffset>1792605</wp:posOffset>
                </wp:positionH>
                <wp:positionV relativeFrom="paragraph">
                  <wp:posOffset>3397885</wp:posOffset>
                </wp:positionV>
                <wp:extent cx="2311400" cy="266700"/>
                <wp:effectExtent l="0" t="0" r="0" b="12700"/>
                <wp:wrapTopAndBottom/>
                <wp:docPr id="24" name="Textové pol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0" cy="266700"/>
                        </a:xfrm>
                        <a:prstGeom prst="rect">
                          <a:avLst/>
                        </a:prstGeom>
                        <a:solidFill>
                          <a:prstClr val="white"/>
                        </a:solidFill>
                        <a:ln>
                          <a:noFill/>
                        </a:ln>
                      </wps:spPr>
                      <wps:txbx>
                        <w:txbxContent>
                          <w:p w14:paraId="563B6C4C" w14:textId="755056E7" w:rsidR="00462964" w:rsidRPr="007022AF" w:rsidRDefault="00462964" w:rsidP="00E9227F">
                            <w:pPr>
                              <w:pStyle w:val="Titulek"/>
                              <w:jc w:val="center"/>
                              <w:rPr>
                                <w:noProof/>
                              </w:rPr>
                            </w:pPr>
                            <w:r>
                              <w:t xml:space="preserve">Obr </w:t>
                            </w:r>
                            <w:r>
                              <w:fldChar w:fldCharType="begin"/>
                            </w:r>
                            <w:r>
                              <w:instrText xml:space="preserve"> SEQ Obr \* ARABIC </w:instrText>
                            </w:r>
                            <w:r>
                              <w:fldChar w:fldCharType="separate"/>
                            </w:r>
                            <w:r w:rsidR="00D11BE9">
                              <w:rPr>
                                <w:noProof/>
                              </w:rPr>
                              <w:t>14</w:t>
                            </w:r>
                            <w:r>
                              <w:rPr>
                                <w:noProof/>
                              </w:rPr>
                              <w:fldChar w:fldCharType="end"/>
                            </w:r>
                            <w:r>
                              <w:t xml:space="preserve"> RMC možnosti exportu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CF" id="Textové pole 24" o:spid="_x0000_s1034" type="#_x0000_t202" style="position:absolute;left:0;text-align:left;margin-left:141.15pt;margin-top:267.55pt;width:18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" stroked="f">
                <v:path arrowok="t"/>
                <v:textbox style="mso-fit-shape-to-text:t" inset="0,0,0,0">
                  <w:txbxContent>
                    <w:p w14:paraId="563B6C4C" w14:textId="755056E7" w:rsidR="00462964" w:rsidRPr="007022AF" w:rsidRDefault="00462964" w:rsidP="00E9227F">
                      <w:pPr>
                        <w:pStyle w:val="Titulek"/>
                        <w:jc w:val="center"/>
                        <w:rPr>
                          <w:noProof/>
                        </w:rPr>
                      </w:pPr>
                      <w:r>
                        <w:t xml:space="preserve">Obr </w:t>
                      </w:r>
                      <w:r>
                        <w:fldChar w:fldCharType="begin"/>
                      </w:r>
                      <w:r>
                        <w:instrText xml:space="preserve"> SEQ Obr \* ARABIC </w:instrText>
                      </w:r>
                      <w:r>
                        <w:fldChar w:fldCharType="separate"/>
                      </w:r>
                      <w:r w:rsidR="00D11BE9">
                        <w:rPr>
                          <w:noProof/>
                        </w:rPr>
                        <w:t>14</w:t>
                      </w:r>
                      <w:r>
                        <w:rPr>
                          <w:noProof/>
                        </w:rPr>
                        <w:fldChar w:fldCharType="end"/>
                      </w:r>
                      <w:r>
                        <w:t xml:space="preserve"> RMC možnosti exportu</w:t>
                      </w:r>
                    </w:p>
                  </w:txbxContent>
                </v:textbox>
                <w10:wrap type="topAndBottom"/>
              </v:shape>
            </w:pict>
          </mc:Fallback>
        </mc:AlternateContent>
      </w:r>
      <w:r w:rsidR="00CD3A66">
        <w:rPr>
          <w:noProof/>
          <w:lang w:eastAsia="cs-CZ"/>
        </w:rPr>
        <w:drawing>
          <wp:anchor distT="0" distB="0" distL="114300" distR="114300" simplePos="0" relativeHeight="251641856" behindDoc="0" locked="0" layoutInCell="1" allowOverlap="1" wp14:anchorId="563B6BD0" wp14:editId="545B3B8E">
            <wp:simplePos x="0" y="0"/>
            <wp:positionH relativeFrom="margin">
              <wp:posOffset>1792605</wp:posOffset>
            </wp:positionH>
            <wp:positionV relativeFrom="paragraph">
              <wp:posOffset>1257300</wp:posOffset>
            </wp:positionV>
            <wp:extent cx="2311400" cy="2083435"/>
            <wp:effectExtent l="0" t="0" r="0" b="0"/>
            <wp:wrapTopAndBottom/>
            <wp:docPr id="5" name="Obrázek 5" descr="C:\Users\Václav\AppData\Local\Microsoft\Windows\INetCacheContent.Word\C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áclav\AppData\Local\Microsoft\Windows\INetCacheContent.Word\CExpor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1400" cy="2083435"/>
                    </a:xfrm>
                    <a:prstGeom prst="rect">
                      <a:avLst/>
                    </a:prstGeom>
                    <a:noFill/>
                    <a:ln>
                      <a:noFill/>
                    </a:ln>
                  </pic:spPr>
                </pic:pic>
              </a:graphicData>
            </a:graphic>
          </wp:anchor>
        </w:drawing>
      </w:r>
      <w:r w:rsidR="00CD3A66">
        <w:rPr>
          <w:sz w:val="24"/>
          <w:szCs w:val="24"/>
        </w:rPr>
        <w:t>RMC umožnuje export výsledného modelu procesu vyexportovat třemi různými způsoby. V to</w:t>
      </w:r>
      <w:r w:rsidR="00E9227F">
        <w:rPr>
          <w:sz w:val="24"/>
          <w:szCs w:val="24"/>
        </w:rPr>
        <w:t>mto</w:t>
      </w:r>
      <w:r w:rsidR="00CD3A66">
        <w:rPr>
          <w:sz w:val="24"/>
          <w:szCs w:val="24"/>
        </w:rPr>
        <w:t xml:space="preserve"> </w:t>
      </w:r>
      <w:r w:rsidR="005E533D">
        <w:rPr>
          <w:sz w:val="24"/>
          <w:szCs w:val="24"/>
        </w:rPr>
        <w:t>spočívá jedna z</w:t>
      </w:r>
      <w:r w:rsidR="00CD3A66">
        <w:rPr>
          <w:sz w:val="24"/>
          <w:szCs w:val="24"/>
        </w:rPr>
        <w:t xml:space="preserve"> odlišnost</w:t>
      </w:r>
      <w:r w:rsidR="005E533D">
        <w:rPr>
          <w:sz w:val="24"/>
          <w:szCs w:val="24"/>
        </w:rPr>
        <w:t>í</w:t>
      </w:r>
      <w:r w:rsidR="00CD3A66">
        <w:rPr>
          <w:sz w:val="24"/>
          <w:szCs w:val="24"/>
        </w:rPr>
        <w:t xml:space="preserve"> od EPF Composeru, který dokáže export pouze do HTML. Naproti tomu RMC </w:t>
      </w:r>
      <w:r w:rsidR="00E9227F">
        <w:rPr>
          <w:sz w:val="24"/>
          <w:szCs w:val="24"/>
        </w:rPr>
        <w:t>umož</w:t>
      </w:r>
      <w:r w:rsidR="005E533D">
        <w:rPr>
          <w:sz w:val="24"/>
          <w:szCs w:val="24"/>
        </w:rPr>
        <w:t>ň</w:t>
      </w:r>
      <w:r w:rsidR="00E9227F">
        <w:rPr>
          <w:sz w:val="24"/>
          <w:szCs w:val="24"/>
        </w:rPr>
        <w:t xml:space="preserve">uje export </w:t>
      </w:r>
      <w:r w:rsidR="00CD3A66">
        <w:rPr>
          <w:sz w:val="24"/>
          <w:szCs w:val="24"/>
        </w:rPr>
        <w:t>i</w:t>
      </w:r>
      <w:r w:rsidR="00E9227F">
        <w:rPr>
          <w:sz w:val="24"/>
          <w:szCs w:val="24"/>
        </w:rPr>
        <w:t xml:space="preserve"> </w:t>
      </w:r>
      <w:r w:rsidR="00E9227F" w:rsidRPr="00E9227F">
        <w:rPr>
          <w:sz w:val="24"/>
          <w:szCs w:val="24"/>
        </w:rPr>
        <w:t>d</w:t>
      </w:r>
      <w:r w:rsidR="00CD3A66">
        <w:rPr>
          <w:sz w:val="24"/>
          <w:szCs w:val="24"/>
        </w:rPr>
        <w:t xml:space="preserve">o </w:t>
      </w:r>
      <w:r w:rsidR="005E533D">
        <w:rPr>
          <w:sz w:val="24"/>
          <w:szCs w:val="24"/>
        </w:rPr>
        <w:t xml:space="preserve">formátů </w:t>
      </w:r>
      <w:r w:rsidR="001F34EE">
        <w:rPr>
          <w:sz w:val="24"/>
          <w:szCs w:val="24"/>
        </w:rPr>
        <w:t>Adobe</w:t>
      </w:r>
      <w:r w:rsidR="00CD3A66">
        <w:rPr>
          <w:sz w:val="24"/>
          <w:szCs w:val="24"/>
        </w:rPr>
        <w:t xml:space="preserve"> PDF nebo Microsoft Word. Export do těchto dvou formát</w:t>
      </w:r>
      <w:r w:rsidR="00E9227F">
        <w:rPr>
          <w:sz w:val="24"/>
          <w:szCs w:val="24"/>
        </w:rPr>
        <w:t xml:space="preserve">ů </w:t>
      </w:r>
      <w:r w:rsidR="00CD3A66">
        <w:rPr>
          <w:sz w:val="24"/>
          <w:szCs w:val="24"/>
        </w:rPr>
        <w:t xml:space="preserve">může trvat </w:t>
      </w:r>
      <w:r w:rsidR="005E533D">
        <w:rPr>
          <w:sz w:val="24"/>
          <w:szCs w:val="24"/>
        </w:rPr>
        <w:t xml:space="preserve">značně </w:t>
      </w:r>
      <w:r w:rsidR="00CD3A66">
        <w:rPr>
          <w:sz w:val="24"/>
          <w:szCs w:val="24"/>
        </w:rPr>
        <w:t xml:space="preserve">dlouhou </w:t>
      </w:r>
      <w:r w:rsidR="005E533D">
        <w:rPr>
          <w:sz w:val="24"/>
          <w:szCs w:val="24"/>
        </w:rPr>
        <w:t xml:space="preserve">dobu </w:t>
      </w:r>
      <w:r w:rsidR="00CD3A66">
        <w:rPr>
          <w:sz w:val="24"/>
          <w:szCs w:val="24"/>
        </w:rPr>
        <w:t xml:space="preserve">v závislosti na velikosti modelu. </w:t>
      </w:r>
      <w:r w:rsidR="00C43AE3">
        <w:rPr>
          <w:sz w:val="24"/>
          <w:szCs w:val="24"/>
        </w:rPr>
        <w:t>Editační okno viz Obr 13.</w:t>
      </w:r>
    </w:p>
    <w:p w14:paraId="63182722" w14:textId="48A67E14" w:rsidR="000D0AED" w:rsidRDefault="000D0AED">
      <w:pPr>
        <w:pStyle w:val="Nadpis2"/>
        <w:numPr>
          <w:ilvl w:val="1"/>
          <w:numId w:val="16"/>
        </w:numPr>
        <w:rPr>
          <w:ins w:id="44" w:author="Václav Janoch" w:date="2017-04-25T23:29:00Z"/>
        </w:rPr>
        <w:pPrChange w:id="45" w:author="Václav Janoch" w:date="2017-04-25T23:29:00Z">
          <w:pPr>
            <w:pStyle w:val="Nadpis2"/>
          </w:pPr>
        </w:pPrChange>
      </w:pPr>
      <w:bookmarkStart w:id="46" w:name="_Toc481097077"/>
      <w:del w:id="47" w:author="Václav Janoch" w:date="2017-04-25T23:29:00Z">
        <w:r w:rsidRPr="000D0AED" w:rsidDel="000D0AED">
          <w:delText>4.3</w:delText>
        </w:r>
        <w:r w:rsidDel="000D0AED">
          <w:tab/>
        </w:r>
      </w:del>
      <w:ins w:id="48" w:author="Václav Janoch" w:date="2017-04-25T23:28:00Z">
        <w:r>
          <w:t xml:space="preserve">Důvody </w:t>
        </w:r>
      </w:ins>
      <w:ins w:id="49" w:author="Václav Janoch" w:date="2017-04-25T23:29:00Z">
        <w:r>
          <w:t>vzniku nástroje</w:t>
        </w:r>
        <w:bookmarkEnd w:id="46"/>
      </w:ins>
    </w:p>
    <w:p w14:paraId="47A5D5C1" w14:textId="6F578A39" w:rsidR="000D0AED" w:rsidRPr="000D0AED" w:rsidDel="000D0AED" w:rsidRDefault="000D0AED">
      <w:pPr>
        <w:rPr>
          <w:del w:id="50" w:author="Václav Janoch" w:date="2017-04-25T23:30:00Z"/>
        </w:rPr>
        <w:pPrChange w:id="51" w:author="Václav Janoch" w:date="2017-04-25T23:29:00Z">
          <w:pPr>
            <w:pStyle w:val="Nadpis2"/>
          </w:pPr>
        </w:pPrChange>
      </w:pPr>
    </w:p>
    <w:p w14:paraId="724306AE" w14:textId="6712F0BB" w:rsidR="000D0AED" w:rsidRDefault="000D0AED" w:rsidP="000D0AED">
      <w:pPr>
        <w:spacing w:line="360" w:lineRule="auto"/>
        <w:jc w:val="both"/>
        <w:rPr>
          <w:sz w:val="24"/>
          <w:szCs w:val="24"/>
        </w:rPr>
      </w:pPr>
      <w:r>
        <w:rPr>
          <w:sz w:val="24"/>
          <w:szCs w:val="24"/>
        </w:rPr>
        <w:t xml:space="preserve"> Široká škála využití těchto nástrojů, znemožňuje jejich přímé využití s nástrojem SPADe. </w:t>
      </w:r>
      <w:ins w:id="52" w:author="Václav Janoch" w:date="2017-04-25T23:30:00Z">
        <w:r>
          <w:rPr>
            <w:sz w:val="24"/>
            <w:szCs w:val="24"/>
          </w:rPr>
          <w:t xml:space="preserve"> </w:t>
        </w:r>
      </w:ins>
      <w:ins w:id="53" w:author="Václav Janoch" w:date="2017-04-25T23:31:00Z">
        <w:r>
          <w:rPr>
            <w:sz w:val="24"/>
            <w:szCs w:val="24"/>
          </w:rPr>
          <w:t>Oba nástroje zmíněné v</w:t>
        </w:r>
      </w:ins>
      <w:ins w:id="54" w:author="Václav Janoch" w:date="2017-04-25T23:32:00Z">
        <w:r>
          <w:rPr>
            <w:sz w:val="24"/>
            <w:szCs w:val="24"/>
          </w:rPr>
          <w:t> </w:t>
        </w:r>
      </w:ins>
      <w:ins w:id="55" w:author="Václav Janoch" w:date="2017-04-25T23:31:00Z">
        <w:r>
          <w:rPr>
            <w:sz w:val="24"/>
            <w:szCs w:val="24"/>
          </w:rPr>
          <w:t>předešl</w:t>
        </w:r>
      </w:ins>
      <w:ins w:id="56" w:author="Václav Janoch" w:date="2017-04-25T23:32:00Z">
        <w:r>
          <w:rPr>
            <w:sz w:val="24"/>
            <w:szCs w:val="24"/>
          </w:rPr>
          <w:t xml:space="preserve">ých kapitolách </w:t>
        </w:r>
      </w:ins>
      <w:ins w:id="57" w:author="Václav Janoch" w:date="2017-04-25T23:33:00Z">
        <w:r w:rsidR="00881518">
          <w:rPr>
            <w:sz w:val="24"/>
            <w:szCs w:val="24"/>
          </w:rPr>
          <w:t>mají odlišné modely oproti datovému mode</w:t>
        </w:r>
      </w:ins>
      <w:ins w:id="58" w:author="Václav Janoch" w:date="2017-04-25T23:39:00Z">
        <w:r w:rsidR="00881518">
          <w:rPr>
            <w:sz w:val="24"/>
            <w:szCs w:val="24"/>
          </w:rPr>
          <w:t>l</w:t>
        </w:r>
      </w:ins>
      <w:ins w:id="59" w:author="Václav Janoch" w:date="2017-04-25T23:33:00Z">
        <w:r w:rsidR="00881518">
          <w:rPr>
            <w:sz w:val="24"/>
            <w:szCs w:val="24"/>
          </w:rPr>
          <w:t>u SPADe. Nástroje umož</w:t>
        </w:r>
      </w:ins>
      <w:ins w:id="60" w:author="Václav Janoch" w:date="2017-04-25T23:34:00Z">
        <w:r w:rsidR="00881518">
          <w:rPr>
            <w:sz w:val="24"/>
            <w:szCs w:val="24"/>
          </w:rPr>
          <w:t>ňují využívání velké množiny nadstavbových funkcí, nepotřebných při modelování datového modelu SPADe</w:t>
        </w:r>
      </w:ins>
      <w:ins w:id="61" w:author="Václav Janoch" w:date="2017-04-25T23:54:00Z">
        <w:r w:rsidR="00645D9F">
          <w:rPr>
            <w:sz w:val="24"/>
            <w:szCs w:val="24"/>
          </w:rPr>
          <w:t>,</w:t>
        </w:r>
      </w:ins>
      <w:ins w:id="62" w:author="Václav Janoch" w:date="2017-04-25T23:53:00Z">
        <w:r w:rsidR="00645D9F">
          <w:rPr>
            <w:sz w:val="24"/>
            <w:szCs w:val="24"/>
          </w:rPr>
          <w:t xml:space="preserve"> stejně jako velké </w:t>
        </w:r>
      </w:ins>
      <w:ins w:id="63" w:author="Václav Janoch" w:date="2017-04-25T23:54:00Z">
        <w:r w:rsidR="00645D9F">
          <w:rPr>
            <w:sz w:val="24"/>
            <w:szCs w:val="24"/>
          </w:rPr>
          <w:t>množství</w:t>
        </w:r>
      </w:ins>
      <w:ins w:id="64" w:author="Václav Janoch" w:date="2017-04-25T23:53:00Z">
        <w:r w:rsidR="00645D9F">
          <w:rPr>
            <w:sz w:val="24"/>
            <w:szCs w:val="24"/>
          </w:rPr>
          <w:t xml:space="preserve"> </w:t>
        </w:r>
      </w:ins>
      <w:ins w:id="65" w:author="Václav Janoch" w:date="2017-04-25T23:54:00Z">
        <w:r w:rsidR="00645D9F">
          <w:rPr>
            <w:sz w:val="24"/>
            <w:szCs w:val="24"/>
          </w:rPr>
          <w:t>kroků pro vytvoření grafického modelátoru</w:t>
        </w:r>
      </w:ins>
      <w:ins w:id="66" w:author="Václav Janoch" w:date="2017-04-25T23:34:00Z">
        <w:r w:rsidR="00881518">
          <w:rPr>
            <w:sz w:val="24"/>
            <w:szCs w:val="24"/>
          </w:rPr>
          <w:t xml:space="preserve">. </w:t>
        </w:r>
      </w:ins>
      <w:ins w:id="67" w:author="Václav Janoch" w:date="2017-04-25T23:43:00Z">
        <w:r w:rsidR="006F2381">
          <w:rPr>
            <w:sz w:val="24"/>
            <w:szCs w:val="24"/>
          </w:rPr>
          <w:t>Dále pak p</w:t>
        </w:r>
      </w:ins>
      <w:ins w:id="68" w:author="Václav Janoch" w:date="2017-04-25T23:36:00Z">
        <w:r w:rsidR="00881518">
          <w:rPr>
            <w:sz w:val="24"/>
            <w:szCs w:val="24"/>
          </w:rPr>
          <w:t>ři modelování procesu dle SPADe je potřeba vytvářet j</w:t>
        </w:r>
      </w:ins>
      <w:ins w:id="69" w:author="Václav Janoch" w:date="2017-04-25T23:37:00Z">
        <w:r w:rsidR="00881518">
          <w:rPr>
            <w:sz w:val="24"/>
            <w:szCs w:val="24"/>
          </w:rPr>
          <w:t>ednak</w:t>
        </w:r>
      </w:ins>
      <w:ins w:id="70" w:author="Václav Janoch" w:date="2017-04-25T23:36:00Z">
        <w:r w:rsidR="00881518">
          <w:rPr>
            <w:sz w:val="24"/>
            <w:szCs w:val="24"/>
          </w:rPr>
          <w:t xml:space="preserve"> patterny, tak</w:t>
        </w:r>
      </w:ins>
      <w:ins w:id="71" w:author="Václav Janoch" w:date="2017-04-25T23:37:00Z">
        <w:r w:rsidR="00881518">
          <w:rPr>
            <w:sz w:val="24"/>
            <w:szCs w:val="24"/>
          </w:rPr>
          <w:t xml:space="preserve"> anti-patterny</w:t>
        </w:r>
      </w:ins>
      <w:ins w:id="72" w:author="Václav Janoch" w:date="2017-04-25T23:39:00Z">
        <w:r w:rsidR="00881518">
          <w:rPr>
            <w:sz w:val="24"/>
            <w:szCs w:val="24"/>
          </w:rPr>
          <w:t>,</w:t>
        </w:r>
      </w:ins>
      <w:ins w:id="73" w:author="Václav Janoch" w:date="2017-04-25T23:37:00Z">
        <w:r w:rsidR="00881518">
          <w:rPr>
            <w:sz w:val="24"/>
            <w:szCs w:val="24"/>
          </w:rPr>
          <w:t xml:space="preserve"> </w:t>
        </w:r>
      </w:ins>
      <w:ins w:id="74" w:author="Václav Janoch" w:date="2017-04-25T23:38:00Z">
        <w:r w:rsidR="00881518">
          <w:rPr>
            <w:sz w:val="24"/>
            <w:szCs w:val="24"/>
          </w:rPr>
          <w:t>vyznačují</w:t>
        </w:r>
        <w:r w:rsidR="006F2381">
          <w:rPr>
            <w:sz w:val="24"/>
            <w:szCs w:val="24"/>
          </w:rPr>
          <w:t>cí neexistenci některých prvků</w:t>
        </w:r>
      </w:ins>
      <w:ins w:id="75" w:author="Václav Janoch" w:date="2017-04-25T23:44:00Z">
        <w:r w:rsidR="006F2381">
          <w:rPr>
            <w:sz w:val="24"/>
            <w:szCs w:val="24"/>
          </w:rPr>
          <w:t xml:space="preserve">, což RMC ani EPF Composer neumožňují. </w:t>
        </w:r>
      </w:ins>
      <w:ins w:id="76" w:author="Václav Janoch" w:date="2017-04-25T23:47:00Z">
        <w:r w:rsidR="006F2381">
          <w:rPr>
            <w:sz w:val="24"/>
            <w:szCs w:val="24"/>
          </w:rPr>
          <w:t>Možné vlastnosti pro převzetí jsou</w:t>
        </w:r>
      </w:ins>
      <w:ins w:id="77" w:author="Václav Janoch" w:date="2017-04-25T23:48:00Z">
        <w:r w:rsidR="006F2381">
          <w:rPr>
            <w:sz w:val="24"/>
            <w:szCs w:val="24"/>
          </w:rPr>
          <w:t>,</w:t>
        </w:r>
      </w:ins>
      <w:ins w:id="78" w:author="Václav Janoch" w:date="2017-04-25T23:47:00Z">
        <w:r w:rsidR="006F2381">
          <w:rPr>
            <w:sz w:val="24"/>
            <w:szCs w:val="24"/>
          </w:rPr>
          <w:t xml:space="preserve"> vytváření prvků plátna pomocí</w:t>
        </w:r>
      </w:ins>
      <w:ins w:id="79" w:author="Václav Janoch" w:date="2017-04-25T23:36:00Z">
        <w:r w:rsidR="00881518">
          <w:rPr>
            <w:sz w:val="24"/>
            <w:szCs w:val="24"/>
          </w:rPr>
          <w:t xml:space="preserve"> </w:t>
        </w:r>
      </w:ins>
      <w:ins w:id="80" w:author="Václav Janoch" w:date="2017-04-25T23:48:00Z">
        <w:r w:rsidR="006F2381">
          <w:rPr>
            <w:sz w:val="24"/>
            <w:szCs w:val="24"/>
          </w:rPr>
          <w:t>drag and drop funkce prvku nebo jednoduchým klikem na daný prvek</w:t>
        </w:r>
      </w:ins>
      <w:ins w:id="81" w:author="Václav Janoch" w:date="2017-04-25T23:53:00Z">
        <w:r w:rsidR="006F2381">
          <w:rPr>
            <w:sz w:val="24"/>
            <w:szCs w:val="24"/>
          </w:rPr>
          <w:t xml:space="preserve">, </w:t>
        </w:r>
      </w:ins>
      <w:ins w:id="82" w:author="Václav Janoch" w:date="2017-04-25T23:49:00Z">
        <w:r w:rsidR="006F2381">
          <w:rPr>
            <w:sz w:val="24"/>
            <w:szCs w:val="24"/>
          </w:rPr>
          <w:t xml:space="preserve">vyvolání editačního okna po kliku na prvek. </w:t>
        </w:r>
      </w:ins>
    </w:p>
    <w:p w14:paraId="58DDF5A4" w14:textId="77777777" w:rsidR="000D0AED" w:rsidRDefault="000D0AED" w:rsidP="0099746C">
      <w:pPr>
        <w:spacing w:line="360" w:lineRule="auto"/>
        <w:jc w:val="both"/>
        <w:rPr>
          <w:sz w:val="24"/>
          <w:szCs w:val="24"/>
        </w:rPr>
      </w:pPr>
    </w:p>
    <w:p w14:paraId="563B6B0E" w14:textId="77777777" w:rsidR="00E36868" w:rsidRDefault="00610DE5" w:rsidP="00E36868">
      <w:pPr>
        <w:pStyle w:val="Nadpis1"/>
        <w:numPr>
          <w:ilvl w:val="0"/>
          <w:numId w:val="16"/>
        </w:numPr>
      </w:pPr>
      <w:r>
        <w:br w:type="page"/>
      </w:r>
      <w:bookmarkStart w:id="83" w:name="_Toc481097078"/>
      <w:r w:rsidR="00E36868">
        <w:lastRenderedPageBreak/>
        <w:t>Re</w:t>
      </w:r>
      <w:r w:rsidR="00141985">
        <w:t>a</w:t>
      </w:r>
      <w:r w:rsidR="00E36868">
        <w:t>lizace grafického nástroje</w:t>
      </w:r>
      <w:bookmarkEnd w:id="83"/>
    </w:p>
    <w:p w14:paraId="563B6B0F" w14:textId="57F0A380" w:rsidR="00E36868" w:rsidRDefault="00E36868" w:rsidP="00E36868">
      <w:pPr>
        <w:spacing w:line="360" w:lineRule="auto"/>
        <w:jc w:val="both"/>
        <w:rPr>
          <w:sz w:val="24"/>
          <w:szCs w:val="24"/>
        </w:rPr>
      </w:pPr>
      <w:r w:rsidRPr="00E36868">
        <w:rPr>
          <w:sz w:val="24"/>
          <w:szCs w:val="24"/>
        </w:rPr>
        <w:t xml:space="preserve">V této kapitole bude popsána implementace </w:t>
      </w:r>
      <w:r w:rsidR="005E533D">
        <w:rPr>
          <w:sz w:val="24"/>
          <w:szCs w:val="24"/>
        </w:rPr>
        <w:t>aplikace, která je vý</w:t>
      </w:r>
      <w:r w:rsidR="009A153F">
        <w:rPr>
          <w:sz w:val="24"/>
          <w:szCs w:val="24"/>
        </w:rPr>
        <w:t>s</w:t>
      </w:r>
      <w:r w:rsidR="005E533D">
        <w:rPr>
          <w:sz w:val="24"/>
          <w:szCs w:val="24"/>
        </w:rPr>
        <w:t>ledkem praktické části této práce (dále jako nástroj)</w:t>
      </w:r>
      <w:r>
        <w:rPr>
          <w:sz w:val="24"/>
          <w:szCs w:val="24"/>
        </w:rPr>
        <w:t xml:space="preserve">. Nástroj byl naprogramován v jazyce </w:t>
      </w:r>
      <w:r w:rsidRPr="00A52CDD">
        <w:rPr>
          <w:b/>
          <w:i/>
          <w:sz w:val="24"/>
          <w:szCs w:val="24"/>
        </w:rPr>
        <w:t>J</w:t>
      </w:r>
      <w:r w:rsidR="005E533D">
        <w:rPr>
          <w:b/>
          <w:i/>
          <w:sz w:val="24"/>
          <w:szCs w:val="24"/>
        </w:rPr>
        <w:t>ava</w:t>
      </w:r>
      <w:r>
        <w:rPr>
          <w:sz w:val="24"/>
          <w:szCs w:val="24"/>
        </w:rPr>
        <w:t xml:space="preserve"> ve verzi 1.8, od které lze použí</w:t>
      </w:r>
      <w:r w:rsidR="00C632E5">
        <w:rPr>
          <w:sz w:val="24"/>
          <w:szCs w:val="24"/>
        </w:rPr>
        <w:t>vat</w:t>
      </w:r>
      <w:r>
        <w:rPr>
          <w:sz w:val="24"/>
          <w:szCs w:val="24"/>
        </w:rPr>
        <w:t xml:space="preserve"> framework </w:t>
      </w:r>
      <w:r w:rsidRPr="00A52CDD">
        <w:rPr>
          <w:b/>
          <w:i/>
          <w:sz w:val="24"/>
          <w:szCs w:val="24"/>
        </w:rPr>
        <w:t>JavaFX</w:t>
      </w:r>
      <w:r>
        <w:rPr>
          <w:sz w:val="24"/>
          <w:szCs w:val="24"/>
        </w:rPr>
        <w:t xml:space="preserve"> pro tvorbu GUI aplikací. </w:t>
      </w:r>
      <w:r w:rsidR="00C632E5">
        <w:rPr>
          <w:sz w:val="24"/>
          <w:szCs w:val="24"/>
        </w:rPr>
        <w:t xml:space="preserve">Program byl vyvíjen </w:t>
      </w:r>
      <w:r w:rsidR="00A52CDD">
        <w:rPr>
          <w:sz w:val="24"/>
          <w:szCs w:val="24"/>
        </w:rPr>
        <w:t xml:space="preserve">ve vývojovém prostředí </w:t>
      </w:r>
      <w:r w:rsidR="00A52CDD" w:rsidRPr="00A52CDD">
        <w:rPr>
          <w:b/>
          <w:i/>
          <w:sz w:val="24"/>
          <w:szCs w:val="24"/>
        </w:rPr>
        <w:t>Eclipse N</w:t>
      </w:r>
      <w:r w:rsidR="00FE601B">
        <w:rPr>
          <w:b/>
          <w:i/>
          <w:sz w:val="24"/>
          <w:szCs w:val="24"/>
        </w:rPr>
        <w:t>e</w:t>
      </w:r>
      <w:r w:rsidR="00C632E5" w:rsidRPr="00A52CDD">
        <w:rPr>
          <w:b/>
          <w:i/>
          <w:sz w:val="24"/>
          <w:szCs w:val="24"/>
        </w:rPr>
        <w:t>o</w:t>
      </w:r>
      <w:r w:rsidR="00FE601B">
        <w:rPr>
          <w:b/>
          <w:i/>
          <w:sz w:val="24"/>
          <w:szCs w:val="24"/>
        </w:rPr>
        <w:t>n</w:t>
      </w:r>
      <w:r w:rsidR="00C632E5">
        <w:rPr>
          <w:sz w:val="24"/>
          <w:szCs w:val="24"/>
        </w:rPr>
        <w:t xml:space="preserve"> a ve spolupráci s verzovacím nástrojem </w:t>
      </w:r>
      <w:r w:rsidR="00C632E5" w:rsidRPr="00A52CDD">
        <w:rPr>
          <w:b/>
          <w:i/>
          <w:sz w:val="24"/>
          <w:szCs w:val="24"/>
        </w:rPr>
        <w:t>G</w:t>
      </w:r>
      <w:r w:rsidR="005E533D">
        <w:rPr>
          <w:b/>
          <w:i/>
          <w:sz w:val="24"/>
          <w:szCs w:val="24"/>
        </w:rPr>
        <w:t>it</w:t>
      </w:r>
      <w:r w:rsidR="00C632E5" w:rsidRPr="00A52CDD">
        <w:rPr>
          <w:b/>
          <w:i/>
          <w:sz w:val="24"/>
          <w:szCs w:val="24"/>
        </w:rPr>
        <w:t>Hub</w:t>
      </w:r>
      <w:r w:rsidR="00C632E5">
        <w:rPr>
          <w:sz w:val="24"/>
          <w:szCs w:val="24"/>
        </w:rPr>
        <w:t xml:space="preserve">. </w:t>
      </w:r>
    </w:p>
    <w:p w14:paraId="563B6B10" w14:textId="77777777" w:rsidR="00F36AA1" w:rsidRDefault="00F36AA1" w:rsidP="00F36AA1">
      <w:pPr>
        <w:pStyle w:val="Nadpis2"/>
      </w:pPr>
      <w:bookmarkStart w:id="84" w:name="_Toc481097079"/>
      <w:r>
        <w:t>5.1</w:t>
      </w:r>
      <w:r>
        <w:tab/>
      </w:r>
      <w:commentRangeStart w:id="85"/>
      <w:r w:rsidRPr="00F36AA1">
        <w:t>Struktura aplikace</w:t>
      </w:r>
      <w:commentRangeEnd w:id="85"/>
      <w:r w:rsidR="008B3619">
        <w:rPr>
          <w:rStyle w:val="Odkaznakoment"/>
          <w:rFonts w:asciiTheme="minorHAnsi" w:eastAsiaTheme="minorHAnsi" w:hAnsiTheme="minorHAnsi" w:cstheme="minorBidi"/>
          <w:color w:val="auto"/>
        </w:rPr>
        <w:commentReference w:id="85"/>
      </w:r>
      <w:bookmarkEnd w:id="84"/>
    </w:p>
    <w:p w14:paraId="563B6B11" w14:textId="3D35B11B" w:rsidR="00F36AA1" w:rsidRDefault="00F36AA1" w:rsidP="00F36AA1">
      <w:pPr>
        <w:spacing w:line="360" w:lineRule="auto"/>
        <w:jc w:val="both"/>
        <w:rPr>
          <w:sz w:val="24"/>
          <w:szCs w:val="24"/>
        </w:rPr>
      </w:pPr>
      <w:r w:rsidRPr="00F36AA1">
        <w:rPr>
          <w:sz w:val="24"/>
          <w:szCs w:val="24"/>
        </w:rPr>
        <w:t xml:space="preserve">Zdrojové kódy aplikace jsou </w:t>
      </w:r>
      <w:r>
        <w:rPr>
          <w:sz w:val="24"/>
          <w:szCs w:val="24"/>
        </w:rPr>
        <w:t>rozděleny</w:t>
      </w:r>
      <w:r w:rsidRPr="00F36AA1">
        <w:rPr>
          <w:sz w:val="24"/>
          <w:szCs w:val="24"/>
        </w:rPr>
        <w:t xml:space="preserve"> do jednotlivých balíků. </w:t>
      </w:r>
      <w:r w:rsidR="009A153F">
        <w:rPr>
          <w:sz w:val="24"/>
          <w:szCs w:val="24"/>
        </w:rPr>
        <w:t>Balí</w:t>
      </w:r>
      <w:r>
        <w:rPr>
          <w:sz w:val="24"/>
          <w:szCs w:val="24"/>
        </w:rPr>
        <w:t>ky jsou pojmenova</w:t>
      </w:r>
      <w:r w:rsidR="009A153F">
        <w:rPr>
          <w:sz w:val="24"/>
          <w:szCs w:val="24"/>
        </w:rPr>
        <w:t>né podle funkčnosti tříd, které</w:t>
      </w:r>
      <w:r w:rsidR="00C632E5">
        <w:rPr>
          <w:sz w:val="24"/>
          <w:szCs w:val="24"/>
        </w:rPr>
        <w:t xml:space="preserve"> </w:t>
      </w:r>
      <w:r w:rsidR="005E533D">
        <w:rPr>
          <w:sz w:val="24"/>
          <w:szCs w:val="24"/>
        </w:rPr>
        <w:t>obsahují</w:t>
      </w:r>
      <w:r w:rsidR="00C632E5">
        <w:rPr>
          <w:sz w:val="24"/>
          <w:szCs w:val="24"/>
        </w:rPr>
        <w:t xml:space="preserve">. </w:t>
      </w:r>
    </w:p>
    <w:p w14:paraId="563B6B12" w14:textId="0E0C768D" w:rsidR="00C632E5" w:rsidRPr="00F36AA1" w:rsidRDefault="009A153F" w:rsidP="00F36AA1">
      <w:pPr>
        <w:spacing w:line="360" w:lineRule="auto"/>
        <w:jc w:val="both"/>
        <w:rPr>
          <w:sz w:val="24"/>
          <w:szCs w:val="24"/>
        </w:rPr>
      </w:pPr>
      <w:r>
        <w:rPr>
          <w:sz w:val="24"/>
          <w:szCs w:val="24"/>
        </w:rPr>
        <w:t>Balí</w:t>
      </w:r>
      <w:r w:rsidR="00C632E5">
        <w:rPr>
          <w:sz w:val="24"/>
          <w:szCs w:val="24"/>
        </w:rPr>
        <w:t xml:space="preserve">k </w:t>
      </w:r>
      <w:r w:rsidR="00C632E5" w:rsidRPr="008A205A">
        <w:rPr>
          <w:b/>
          <w:i/>
          <w:sz w:val="24"/>
          <w:szCs w:val="24"/>
        </w:rPr>
        <w:t>abstractform</w:t>
      </w:r>
      <w:r w:rsidR="00C632E5">
        <w:rPr>
          <w:sz w:val="24"/>
          <w:szCs w:val="24"/>
        </w:rPr>
        <w:t xml:space="preserve"> obsahuje abstra</w:t>
      </w:r>
      <w:r w:rsidR="008A205A">
        <w:rPr>
          <w:sz w:val="24"/>
          <w:szCs w:val="24"/>
        </w:rPr>
        <w:t xml:space="preserve">ktní třídy, ze kterých následně dědí třídy představující formuláře pro zadání dat o jednotlivých </w:t>
      </w:r>
      <w:r>
        <w:rPr>
          <w:sz w:val="24"/>
          <w:szCs w:val="24"/>
        </w:rPr>
        <w:t>segmentech a elementech</w:t>
      </w:r>
      <w:r w:rsidR="008A205A">
        <w:rPr>
          <w:sz w:val="24"/>
          <w:szCs w:val="24"/>
        </w:rPr>
        <w:t xml:space="preserve"> vývoje software. Třídy dědící dan</w:t>
      </w:r>
      <w:r w:rsidR="00060958">
        <w:rPr>
          <w:sz w:val="24"/>
          <w:szCs w:val="24"/>
        </w:rPr>
        <w:t>é abstraktní třídy</w:t>
      </w:r>
      <w:r w:rsidR="008A205A">
        <w:rPr>
          <w:sz w:val="24"/>
          <w:szCs w:val="24"/>
        </w:rPr>
        <w:t xml:space="preserve"> se nacházejí v</w:t>
      </w:r>
      <w:r>
        <w:rPr>
          <w:sz w:val="24"/>
          <w:szCs w:val="24"/>
        </w:rPr>
        <w:t> </w:t>
      </w:r>
      <w:r w:rsidR="005E533D">
        <w:rPr>
          <w:sz w:val="24"/>
          <w:szCs w:val="24"/>
        </w:rPr>
        <w:t>balíku</w:t>
      </w:r>
      <w:r>
        <w:rPr>
          <w:sz w:val="24"/>
          <w:szCs w:val="24"/>
        </w:rPr>
        <w:t xml:space="preserve"> </w:t>
      </w:r>
      <w:r w:rsidR="008A205A" w:rsidRPr="008A205A">
        <w:rPr>
          <w:b/>
          <w:i/>
          <w:sz w:val="24"/>
          <w:szCs w:val="24"/>
        </w:rPr>
        <w:t>forms</w:t>
      </w:r>
      <w:r w:rsidR="008A205A">
        <w:rPr>
          <w:sz w:val="24"/>
          <w:szCs w:val="24"/>
        </w:rPr>
        <w:t>. Ostatní třídy</w:t>
      </w:r>
      <w:r w:rsidR="000E1A37">
        <w:rPr>
          <w:sz w:val="24"/>
          <w:szCs w:val="24"/>
        </w:rPr>
        <w:t xml:space="preserve"> obsahující grafické komponenty</w:t>
      </w:r>
      <w:r w:rsidR="008A205A">
        <w:rPr>
          <w:sz w:val="24"/>
          <w:szCs w:val="24"/>
        </w:rPr>
        <w:t xml:space="preserve"> lze nalézt v balíku </w:t>
      </w:r>
      <w:r w:rsidR="008A205A">
        <w:rPr>
          <w:b/>
          <w:i/>
          <w:sz w:val="24"/>
          <w:szCs w:val="24"/>
        </w:rPr>
        <w:t>graphics</w:t>
      </w:r>
      <w:r w:rsidR="008A205A">
        <w:rPr>
          <w:sz w:val="24"/>
          <w:szCs w:val="24"/>
        </w:rPr>
        <w:t xml:space="preserve">, </w:t>
      </w:r>
      <w:r w:rsidR="00F64869">
        <w:rPr>
          <w:sz w:val="24"/>
          <w:szCs w:val="24"/>
        </w:rPr>
        <w:t xml:space="preserve">například třídu </w:t>
      </w:r>
      <w:r w:rsidR="00060958" w:rsidRPr="009A153F">
        <w:rPr>
          <w:i/>
          <w:sz w:val="24"/>
          <w:szCs w:val="24"/>
        </w:rPr>
        <w:t>MenuPanel</w:t>
      </w:r>
      <w:r w:rsidR="00060958">
        <w:rPr>
          <w:sz w:val="24"/>
          <w:szCs w:val="24"/>
        </w:rPr>
        <w:t xml:space="preserve"> </w:t>
      </w:r>
      <w:r w:rsidR="00F64869">
        <w:rPr>
          <w:sz w:val="24"/>
          <w:szCs w:val="24"/>
        </w:rPr>
        <w:t xml:space="preserve">představující kontextové menu nebo třídu </w:t>
      </w:r>
      <w:r w:rsidR="00060958" w:rsidRPr="009A153F">
        <w:rPr>
          <w:i/>
          <w:sz w:val="24"/>
          <w:szCs w:val="24"/>
        </w:rPr>
        <w:t>DragAndDropCanvas</w:t>
      </w:r>
      <w:r w:rsidR="00060958">
        <w:rPr>
          <w:sz w:val="24"/>
          <w:szCs w:val="24"/>
        </w:rPr>
        <w:t xml:space="preserve"> </w:t>
      </w:r>
      <w:r w:rsidR="00F64869">
        <w:rPr>
          <w:sz w:val="24"/>
          <w:szCs w:val="24"/>
        </w:rPr>
        <w:t xml:space="preserve">obsahující kreslící plátno pro jednotlivé </w:t>
      </w:r>
      <w:r w:rsidR="00F64869" w:rsidRPr="009A153F">
        <w:rPr>
          <w:sz w:val="24"/>
          <w:szCs w:val="24"/>
        </w:rPr>
        <w:t>drag and drop</w:t>
      </w:r>
      <w:r w:rsidR="008A205A">
        <w:rPr>
          <w:sz w:val="24"/>
          <w:szCs w:val="24"/>
        </w:rPr>
        <w:t xml:space="preserve"> </w:t>
      </w:r>
      <w:r w:rsidR="00F64869">
        <w:rPr>
          <w:sz w:val="24"/>
          <w:szCs w:val="24"/>
        </w:rPr>
        <w:t xml:space="preserve">prvky aplikace. Balík </w:t>
      </w:r>
      <w:r w:rsidR="00F64869" w:rsidRPr="00F64869">
        <w:rPr>
          <w:b/>
          <w:i/>
          <w:sz w:val="24"/>
          <w:szCs w:val="24"/>
        </w:rPr>
        <w:t>interface</w:t>
      </w:r>
      <w:r w:rsidR="00F64869">
        <w:rPr>
          <w:sz w:val="24"/>
          <w:szCs w:val="24"/>
        </w:rPr>
        <w:t xml:space="preserve"> obsahuje rozhraní, využívaná k sjednocení funkčnosti jednotlivých formulářů. </w:t>
      </w:r>
      <w:r w:rsidR="005E533D">
        <w:rPr>
          <w:sz w:val="24"/>
          <w:szCs w:val="24"/>
        </w:rPr>
        <w:t xml:space="preserve">Balík </w:t>
      </w:r>
      <w:r w:rsidR="00F64869" w:rsidRPr="00AB1932">
        <w:rPr>
          <w:b/>
          <w:i/>
          <w:sz w:val="24"/>
          <w:szCs w:val="24"/>
        </w:rPr>
        <w:t>run</w:t>
      </w:r>
      <w:r w:rsidR="00F64869">
        <w:rPr>
          <w:sz w:val="24"/>
          <w:szCs w:val="24"/>
        </w:rPr>
        <w:t xml:space="preserve"> obsahuje třídu </w:t>
      </w:r>
      <w:r w:rsidR="00F64869" w:rsidRPr="009A153F">
        <w:rPr>
          <w:i/>
          <w:sz w:val="24"/>
          <w:szCs w:val="24"/>
        </w:rPr>
        <w:t>Main</w:t>
      </w:r>
      <w:r w:rsidR="00F64869">
        <w:rPr>
          <w:sz w:val="24"/>
          <w:szCs w:val="24"/>
        </w:rPr>
        <w:t xml:space="preserve"> obsahující metodu </w:t>
      </w:r>
      <w:r w:rsidR="00F64869" w:rsidRPr="009A153F">
        <w:rPr>
          <w:i/>
          <w:sz w:val="24"/>
          <w:szCs w:val="24"/>
        </w:rPr>
        <w:t>main()</w:t>
      </w:r>
      <w:r w:rsidR="00F64869">
        <w:rPr>
          <w:sz w:val="24"/>
          <w:szCs w:val="24"/>
        </w:rPr>
        <w:t xml:space="preserve"> pro spouštění celého programu</w:t>
      </w:r>
      <w:r w:rsidR="00B04937">
        <w:rPr>
          <w:sz w:val="24"/>
          <w:szCs w:val="24"/>
        </w:rPr>
        <w:t xml:space="preserve">. Veškeré třídy tvořící obslužnou část programu se nacházejí v balíku </w:t>
      </w:r>
      <w:r w:rsidR="00B04937" w:rsidRPr="00AB1932">
        <w:rPr>
          <w:b/>
          <w:i/>
          <w:sz w:val="24"/>
          <w:szCs w:val="24"/>
        </w:rPr>
        <w:t>service</w:t>
      </w:r>
      <w:r w:rsidR="00B04937">
        <w:rPr>
          <w:sz w:val="24"/>
          <w:szCs w:val="24"/>
        </w:rPr>
        <w:t>. Například se zde nachází třída</w:t>
      </w:r>
      <w:r w:rsidR="00B04937" w:rsidRPr="009A153F">
        <w:rPr>
          <w:sz w:val="24"/>
          <w:szCs w:val="24"/>
        </w:rPr>
        <w:t xml:space="preserve"> </w:t>
      </w:r>
      <w:r w:rsidR="00B04937" w:rsidRPr="009A153F">
        <w:rPr>
          <w:i/>
          <w:sz w:val="24"/>
          <w:szCs w:val="24"/>
        </w:rPr>
        <w:t>Constans</w:t>
      </w:r>
      <w:r w:rsidR="00B04937">
        <w:rPr>
          <w:sz w:val="24"/>
          <w:szCs w:val="24"/>
        </w:rPr>
        <w:t>, se všemi konstantami využívanými v</w:t>
      </w:r>
      <w:r w:rsidR="006379B5">
        <w:rPr>
          <w:sz w:val="24"/>
          <w:szCs w:val="24"/>
        </w:rPr>
        <w:t> </w:t>
      </w:r>
      <w:r w:rsidR="00B04937">
        <w:rPr>
          <w:sz w:val="24"/>
          <w:szCs w:val="24"/>
        </w:rPr>
        <w:t>aplikaci</w:t>
      </w:r>
      <w:r w:rsidR="006379B5">
        <w:rPr>
          <w:sz w:val="24"/>
          <w:szCs w:val="24"/>
        </w:rPr>
        <w:t>,</w:t>
      </w:r>
      <w:r w:rsidR="00B04937">
        <w:rPr>
          <w:sz w:val="24"/>
          <w:szCs w:val="24"/>
        </w:rPr>
        <w:t xml:space="preserve"> dále pak třída </w:t>
      </w:r>
      <w:r w:rsidR="00B04937" w:rsidRPr="009A153F">
        <w:rPr>
          <w:i/>
          <w:sz w:val="24"/>
          <w:szCs w:val="24"/>
        </w:rPr>
        <w:t>Control</w:t>
      </w:r>
      <w:r w:rsidR="00B04937">
        <w:rPr>
          <w:sz w:val="24"/>
          <w:szCs w:val="24"/>
        </w:rPr>
        <w:t xml:space="preserve"> obsluhující metody pro obsluhu jednotlivých</w:t>
      </w:r>
      <w:r w:rsidR="00060958">
        <w:rPr>
          <w:sz w:val="24"/>
          <w:szCs w:val="24"/>
        </w:rPr>
        <w:t xml:space="preserve"> prvků</w:t>
      </w:r>
      <w:r w:rsidR="00B04937">
        <w:rPr>
          <w:sz w:val="24"/>
          <w:szCs w:val="24"/>
        </w:rPr>
        <w:t xml:space="preserve"> kontextového menu. </w:t>
      </w:r>
      <w:r w:rsidR="00611CC0">
        <w:rPr>
          <w:sz w:val="24"/>
          <w:szCs w:val="24"/>
        </w:rPr>
        <w:t>A</w:t>
      </w:r>
      <w:r w:rsidR="006379B5">
        <w:rPr>
          <w:sz w:val="24"/>
          <w:szCs w:val="24"/>
        </w:rPr>
        <w:t> </w:t>
      </w:r>
      <w:r w:rsidR="00B04937">
        <w:rPr>
          <w:sz w:val="24"/>
          <w:szCs w:val="24"/>
        </w:rPr>
        <w:t>metody pro převod datumu z </w:t>
      </w:r>
      <w:r w:rsidR="00B04937" w:rsidRPr="009A153F">
        <w:rPr>
          <w:sz w:val="24"/>
          <w:szCs w:val="24"/>
        </w:rPr>
        <w:t>LocalDate</w:t>
      </w:r>
      <w:r w:rsidR="00B04937">
        <w:rPr>
          <w:sz w:val="24"/>
          <w:szCs w:val="24"/>
        </w:rPr>
        <w:t xml:space="preserve"> formátu do </w:t>
      </w:r>
      <w:r w:rsidR="00B04937" w:rsidRPr="009A153F">
        <w:rPr>
          <w:sz w:val="24"/>
          <w:szCs w:val="24"/>
        </w:rPr>
        <w:t xml:space="preserve">XMLGregorianCalendar </w:t>
      </w:r>
      <w:r w:rsidR="00B04937">
        <w:rPr>
          <w:sz w:val="24"/>
          <w:szCs w:val="24"/>
        </w:rPr>
        <w:t xml:space="preserve">a naopak. Třídy potřebné pro komponentu </w:t>
      </w:r>
      <w:r w:rsidR="00B04937" w:rsidRPr="009A153F">
        <w:rPr>
          <w:i/>
          <w:sz w:val="24"/>
          <w:szCs w:val="24"/>
        </w:rPr>
        <w:t>TableView</w:t>
      </w:r>
      <w:r w:rsidR="00B04937">
        <w:rPr>
          <w:sz w:val="24"/>
          <w:szCs w:val="24"/>
        </w:rPr>
        <w:t xml:space="preserve"> jsou umístěny v balíčku </w:t>
      </w:r>
      <w:r w:rsidR="00060958" w:rsidRPr="00611CC0">
        <w:rPr>
          <w:b/>
          <w:i/>
          <w:sz w:val="24"/>
          <w:szCs w:val="24"/>
        </w:rPr>
        <w:t>tables</w:t>
      </w:r>
      <w:r w:rsidR="00060958">
        <w:rPr>
          <w:sz w:val="24"/>
          <w:szCs w:val="24"/>
        </w:rPr>
        <w:t xml:space="preserve">. Posledním využívaným balíčkem je balíček </w:t>
      </w:r>
      <w:r w:rsidR="00060958" w:rsidRPr="00611CC0">
        <w:rPr>
          <w:b/>
          <w:i/>
          <w:sz w:val="24"/>
          <w:szCs w:val="24"/>
        </w:rPr>
        <w:t>XML</w:t>
      </w:r>
      <w:r w:rsidR="00060958">
        <w:rPr>
          <w:sz w:val="24"/>
          <w:szCs w:val="24"/>
        </w:rPr>
        <w:t xml:space="preserve"> obsahující třídy určené pro práci s XML soubory. </w:t>
      </w:r>
    </w:p>
    <w:p w14:paraId="563B6B13" w14:textId="77777777" w:rsidR="00F36AA1" w:rsidRPr="00060958" w:rsidRDefault="00060958" w:rsidP="00060958">
      <w:pPr>
        <w:pStyle w:val="Nadpis2"/>
      </w:pPr>
      <w:bookmarkStart w:id="86" w:name="_Toc481097080"/>
      <w:r>
        <w:t>5.2</w:t>
      </w:r>
      <w:r>
        <w:tab/>
      </w:r>
      <w:r w:rsidRPr="00060958">
        <w:t>Použité knihovny</w:t>
      </w:r>
      <w:bookmarkEnd w:id="86"/>
    </w:p>
    <w:p w14:paraId="563B6B14" w14:textId="7FA03DD9" w:rsidR="00AF6E8B" w:rsidRDefault="006379B5" w:rsidP="006379B5">
      <w:pPr>
        <w:spacing w:line="360" w:lineRule="auto"/>
        <w:jc w:val="both"/>
      </w:pPr>
      <w:r>
        <w:rPr>
          <w:sz w:val="24"/>
          <w:szCs w:val="24"/>
        </w:rPr>
        <w:t>V této kapitole budou</w:t>
      </w:r>
      <w:r w:rsidR="00611CC0">
        <w:rPr>
          <w:sz w:val="24"/>
          <w:szCs w:val="24"/>
        </w:rPr>
        <w:t xml:space="preserve"> popsán</w:t>
      </w:r>
      <w:r>
        <w:rPr>
          <w:sz w:val="24"/>
          <w:szCs w:val="24"/>
        </w:rPr>
        <w:t>y</w:t>
      </w:r>
      <w:r w:rsidR="005D698C" w:rsidRPr="00AF6E8B">
        <w:rPr>
          <w:sz w:val="24"/>
          <w:szCs w:val="24"/>
        </w:rPr>
        <w:t xml:space="preserve"> </w:t>
      </w:r>
      <w:r w:rsidR="00611CC0">
        <w:rPr>
          <w:sz w:val="24"/>
          <w:szCs w:val="24"/>
        </w:rPr>
        <w:t>knihovn</w:t>
      </w:r>
      <w:r>
        <w:rPr>
          <w:sz w:val="24"/>
          <w:szCs w:val="24"/>
        </w:rPr>
        <w:t>y</w:t>
      </w:r>
      <w:r w:rsidR="00611CC0">
        <w:rPr>
          <w:sz w:val="24"/>
          <w:szCs w:val="24"/>
        </w:rPr>
        <w:t xml:space="preserve"> třetí</w:t>
      </w:r>
      <w:r w:rsidR="00AF6E8B" w:rsidRPr="00AF6E8B">
        <w:rPr>
          <w:sz w:val="24"/>
          <w:szCs w:val="24"/>
        </w:rPr>
        <w:t xml:space="preserve"> stran</w:t>
      </w:r>
      <w:r w:rsidR="00611CC0">
        <w:rPr>
          <w:sz w:val="24"/>
          <w:szCs w:val="24"/>
        </w:rPr>
        <w:t>y</w:t>
      </w:r>
      <w:r w:rsidR="00AF6E8B" w:rsidRPr="00AF6E8B">
        <w:rPr>
          <w:sz w:val="24"/>
          <w:szCs w:val="24"/>
        </w:rPr>
        <w:t xml:space="preserve">, respektive knihovna vytvořená pomocí </w:t>
      </w:r>
      <w:r w:rsidR="00AF6E8B" w:rsidRPr="009A153F">
        <w:rPr>
          <w:sz w:val="24"/>
          <w:szCs w:val="24"/>
        </w:rPr>
        <w:t>XSD</w:t>
      </w:r>
      <w:r w:rsidR="00AF6E8B" w:rsidRPr="00AF6E8B">
        <w:rPr>
          <w:sz w:val="24"/>
          <w:szCs w:val="24"/>
        </w:rPr>
        <w:t xml:space="preserve"> schématu pro práci s </w:t>
      </w:r>
      <w:r w:rsidR="00AF6E8B" w:rsidRPr="009A153F">
        <w:rPr>
          <w:sz w:val="24"/>
          <w:szCs w:val="24"/>
        </w:rPr>
        <w:t>XML</w:t>
      </w:r>
      <w:r w:rsidR="00AF6E8B" w:rsidRPr="00AF6E8B">
        <w:rPr>
          <w:sz w:val="24"/>
          <w:szCs w:val="24"/>
        </w:rPr>
        <w:t xml:space="preserve"> objekty v</w:t>
      </w:r>
      <w:r w:rsidR="009A153F">
        <w:rPr>
          <w:sz w:val="24"/>
          <w:szCs w:val="24"/>
        </w:rPr>
        <w:t> Java.</w:t>
      </w:r>
      <w:r w:rsidR="00AF6E8B">
        <w:t xml:space="preserve"> </w:t>
      </w:r>
    </w:p>
    <w:p w14:paraId="563B6B15" w14:textId="77777777" w:rsidR="00AF6E8B" w:rsidRDefault="00F70614" w:rsidP="00F70614">
      <w:pPr>
        <w:pStyle w:val="Nadpis3"/>
      </w:pPr>
      <w:bookmarkStart w:id="87" w:name="_Toc481097081"/>
      <w:r>
        <w:t>5.2.1</w:t>
      </w:r>
      <w:r>
        <w:tab/>
      </w:r>
      <w:r w:rsidR="00AF6E8B">
        <w:t>Knihovna SPADEPAC</w:t>
      </w:r>
      <w:bookmarkEnd w:id="87"/>
    </w:p>
    <w:p w14:paraId="563B6B16" w14:textId="7C3190BA" w:rsidR="008D69F9" w:rsidRDefault="00AF6E8B" w:rsidP="00AF6E8B">
      <w:pPr>
        <w:spacing w:line="360" w:lineRule="auto"/>
        <w:jc w:val="both"/>
        <w:rPr>
          <w:sz w:val="24"/>
          <w:szCs w:val="24"/>
        </w:rPr>
      </w:pPr>
      <w:r w:rsidRPr="00AF6E8B">
        <w:rPr>
          <w:sz w:val="24"/>
          <w:szCs w:val="24"/>
        </w:rPr>
        <w:t xml:space="preserve">Tato knihovna </w:t>
      </w:r>
      <w:r w:rsidR="00D16589">
        <w:rPr>
          <w:sz w:val="24"/>
          <w:szCs w:val="24"/>
        </w:rPr>
        <w:t xml:space="preserve">je využívána pro práci s třídami představujícími elementy XML souboru namapované pomocí XSD schématu. </w:t>
      </w:r>
      <w:r w:rsidR="008D69F9">
        <w:rPr>
          <w:sz w:val="24"/>
          <w:szCs w:val="24"/>
        </w:rPr>
        <w:t xml:space="preserve">Knihovna </w:t>
      </w:r>
      <w:r w:rsidRPr="00AF6E8B">
        <w:rPr>
          <w:sz w:val="24"/>
          <w:szCs w:val="24"/>
        </w:rPr>
        <w:t xml:space="preserve">byla vytvořena pomocí </w:t>
      </w:r>
      <w:r w:rsidR="00D16589">
        <w:rPr>
          <w:sz w:val="24"/>
          <w:szCs w:val="24"/>
        </w:rPr>
        <w:t>programu xjc.exe a</w:t>
      </w:r>
      <w:r w:rsidR="008D69F9">
        <w:rPr>
          <w:sz w:val="24"/>
          <w:szCs w:val="24"/>
        </w:rPr>
        <w:t xml:space="preserve"> s</w:t>
      </w:r>
      <w:r w:rsidR="008B3619">
        <w:rPr>
          <w:sz w:val="24"/>
          <w:szCs w:val="24"/>
        </w:rPr>
        <w:t>k</w:t>
      </w:r>
      <w:r w:rsidR="008D69F9">
        <w:rPr>
          <w:sz w:val="24"/>
          <w:szCs w:val="24"/>
        </w:rPr>
        <w:t>riptu</w:t>
      </w:r>
      <w:r w:rsidR="00D16589">
        <w:rPr>
          <w:sz w:val="24"/>
          <w:szCs w:val="24"/>
        </w:rPr>
        <w:t xml:space="preserve"> utility Ant</w:t>
      </w:r>
      <w:r w:rsidR="008B3619">
        <w:rPr>
          <w:sz w:val="24"/>
          <w:szCs w:val="24"/>
        </w:rPr>
        <w:t xml:space="preserve"> (build.xml)</w:t>
      </w:r>
      <w:r w:rsidR="00D16589">
        <w:rPr>
          <w:sz w:val="24"/>
          <w:szCs w:val="24"/>
        </w:rPr>
        <w:t>.</w:t>
      </w:r>
      <w:r w:rsidR="008D69F9">
        <w:rPr>
          <w:sz w:val="24"/>
          <w:szCs w:val="24"/>
        </w:rPr>
        <w:t xml:space="preserve"> </w:t>
      </w:r>
    </w:p>
    <w:p w14:paraId="563B6B17" w14:textId="77777777" w:rsidR="008D69F9" w:rsidRDefault="00F70614" w:rsidP="00F70614">
      <w:pPr>
        <w:pStyle w:val="Nadpis3"/>
      </w:pPr>
      <w:bookmarkStart w:id="88" w:name="_Toc481097082"/>
      <w:r>
        <w:t xml:space="preserve">5.2.2 </w:t>
      </w:r>
      <w:r w:rsidR="005921CF">
        <w:tab/>
      </w:r>
      <w:r w:rsidR="008D69F9">
        <w:t xml:space="preserve">Knihovna </w:t>
      </w:r>
      <w:r w:rsidR="002145EA">
        <w:t>C</w:t>
      </w:r>
      <w:r w:rsidR="008D69F9">
        <w:t>ontro</w:t>
      </w:r>
      <w:r w:rsidR="002145EA">
        <w:t>lsFX</w:t>
      </w:r>
      <w:bookmarkEnd w:id="88"/>
    </w:p>
    <w:p w14:paraId="563B6B18" w14:textId="77777777" w:rsidR="002145EA" w:rsidRPr="002145EA" w:rsidRDefault="002145EA" w:rsidP="00AF6E8B">
      <w:pPr>
        <w:spacing w:line="360" w:lineRule="auto"/>
        <w:jc w:val="both"/>
        <w:rPr>
          <w:i/>
          <w:sz w:val="24"/>
          <w:szCs w:val="24"/>
        </w:rPr>
      </w:pPr>
      <w:r>
        <w:rPr>
          <w:i/>
          <w:sz w:val="24"/>
          <w:szCs w:val="24"/>
        </w:rPr>
        <w:t>„</w:t>
      </w:r>
      <w:r w:rsidRPr="002145EA">
        <w:rPr>
          <w:i/>
          <w:sz w:val="24"/>
          <w:szCs w:val="24"/>
        </w:rPr>
        <w:t xml:space="preserve">ControlsFX je open </w:t>
      </w:r>
      <w:r>
        <w:rPr>
          <w:i/>
          <w:sz w:val="24"/>
          <w:szCs w:val="24"/>
        </w:rPr>
        <w:t>source projekt pro JavaFX, který</w:t>
      </w:r>
      <w:r w:rsidRPr="002145EA">
        <w:rPr>
          <w:i/>
          <w:sz w:val="24"/>
          <w:szCs w:val="24"/>
        </w:rPr>
        <w:t xml:space="preserve"> si klade za cíl poskytnout skutečně kvalitní UI ovládací prvky a další nástroje, které doplňují základní JavaFX distribuci.</w:t>
      </w:r>
      <w:r w:rsidR="00180861">
        <w:rPr>
          <w:i/>
          <w:sz w:val="24"/>
          <w:szCs w:val="24"/>
        </w:rPr>
        <w:t>“</w:t>
      </w:r>
    </w:p>
    <w:p w14:paraId="563B6B19" w14:textId="7BFB3F14" w:rsidR="00D16589" w:rsidRDefault="00A40EAE" w:rsidP="002145EA">
      <w:pPr>
        <w:spacing w:line="360" w:lineRule="auto"/>
        <w:jc w:val="both"/>
        <w:rPr>
          <w:sz w:val="24"/>
          <w:szCs w:val="24"/>
        </w:rPr>
      </w:pPr>
      <w:r>
        <w:rPr>
          <w:noProof/>
          <w:lang w:eastAsia="cs-CZ"/>
        </w:rPr>
        <w:lastRenderedPageBreak/>
        <mc:AlternateContent>
          <mc:Choice Requires="wps">
            <w:drawing>
              <wp:anchor distT="0" distB="0" distL="114300" distR="114300" simplePos="0" relativeHeight="251662336" behindDoc="0" locked="0" layoutInCell="1" allowOverlap="1" wp14:anchorId="563B6BD2" wp14:editId="133F3C5C">
                <wp:simplePos x="0" y="0"/>
                <wp:positionH relativeFrom="column">
                  <wp:posOffset>1671320</wp:posOffset>
                </wp:positionH>
                <wp:positionV relativeFrom="paragraph">
                  <wp:posOffset>2877820</wp:posOffset>
                </wp:positionV>
                <wp:extent cx="2417445" cy="266700"/>
                <wp:effectExtent l="0" t="0" r="0" b="12700"/>
                <wp:wrapTopAndBottom/>
                <wp:docPr id="215" name="Textové pole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7445" cy="266700"/>
                        </a:xfrm>
                        <a:prstGeom prst="rect">
                          <a:avLst/>
                        </a:prstGeom>
                        <a:solidFill>
                          <a:prstClr val="white"/>
                        </a:solidFill>
                        <a:ln>
                          <a:noFill/>
                        </a:ln>
                      </wps:spPr>
                      <wps:txbx>
                        <w:txbxContent>
                          <w:p w14:paraId="563B6C4D" w14:textId="34710B50" w:rsidR="00462964" w:rsidRPr="0031046D" w:rsidRDefault="00462964" w:rsidP="009A153F">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15</w:t>
                            </w:r>
                            <w:r>
                              <w:rPr>
                                <w:noProof/>
                              </w:rPr>
                              <w:fldChar w:fldCharType="end"/>
                            </w:r>
                            <w:r>
                              <w:t>: Ukázka komponenty CheckComboBox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D2" id="Textové pole 215" o:spid="_x0000_s1035" type="#_x0000_t202" style="position:absolute;left:0;text-align:left;margin-left:131.6pt;margin-top:226.6pt;width:190.3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" stroked="f">
                <v:path arrowok="t"/>
                <v:textbox style="mso-fit-shape-to-text:t" inset="0,0,0,0">
                  <w:txbxContent>
                    <w:p w14:paraId="563B6C4D" w14:textId="34710B50" w:rsidR="00462964" w:rsidRPr="0031046D" w:rsidRDefault="00462964" w:rsidP="009A153F">
                      <w:pPr>
                        <w:pStyle w:val="Titulek"/>
                        <w:jc w:val="center"/>
                        <w:rPr>
                          <w:noProof/>
                          <w:sz w:val="24"/>
                          <w:szCs w:val="24"/>
                        </w:rPr>
                      </w:pPr>
                      <w:r>
                        <w:t xml:space="preserve">Obr </w:t>
                      </w:r>
                      <w:r>
                        <w:fldChar w:fldCharType="begin"/>
                      </w:r>
                      <w:r>
                        <w:instrText xml:space="preserve"> SEQ Obr \* ARABIC </w:instrText>
                      </w:r>
                      <w:r>
                        <w:fldChar w:fldCharType="separate"/>
                      </w:r>
                      <w:r w:rsidR="00D11BE9">
                        <w:rPr>
                          <w:noProof/>
                        </w:rPr>
                        <w:t>15</w:t>
                      </w:r>
                      <w:r>
                        <w:rPr>
                          <w:noProof/>
                        </w:rPr>
                        <w:fldChar w:fldCharType="end"/>
                      </w:r>
                      <w:r>
                        <w:t>: Ukázka komponenty CheckComboBox</w:t>
                      </w:r>
                    </w:p>
                  </w:txbxContent>
                </v:textbox>
                <w10:wrap type="topAndBottom"/>
              </v:shape>
            </w:pict>
          </mc:Fallback>
        </mc:AlternateContent>
      </w:r>
      <w:r w:rsidR="009A153F">
        <w:rPr>
          <w:noProof/>
          <w:sz w:val="24"/>
          <w:szCs w:val="24"/>
          <w:lang w:eastAsia="cs-CZ"/>
        </w:rPr>
        <w:drawing>
          <wp:anchor distT="0" distB="0" distL="114300" distR="114300" simplePos="0" relativeHeight="251639808" behindDoc="0" locked="0" layoutInCell="1" allowOverlap="1" wp14:anchorId="563B6BD3" wp14:editId="4B08A51B">
            <wp:simplePos x="0" y="0"/>
            <wp:positionH relativeFrom="margin">
              <wp:posOffset>1861185</wp:posOffset>
            </wp:positionH>
            <wp:positionV relativeFrom="paragraph">
              <wp:posOffset>978284</wp:posOffset>
            </wp:positionV>
            <wp:extent cx="2038350" cy="1936750"/>
            <wp:effectExtent l="0" t="0" r="0" b="635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8350" cy="1936750"/>
                    </a:xfrm>
                    <a:prstGeom prst="rect">
                      <a:avLst/>
                    </a:prstGeom>
                    <a:noFill/>
                    <a:ln>
                      <a:noFill/>
                    </a:ln>
                  </pic:spPr>
                </pic:pic>
              </a:graphicData>
            </a:graphic>
          </wp:anchor>
        </w:drawing>
      </w:r>
      <w:r w:rsidR="008D69F9">
        <w:rPr>
          <w:sz w:val="24"/>
          <w:szCs w:val="24"/>
        </w:rPr>
        <w:t>Z této knihovny je využívána komponenta CheckComboBox umožňující výběr více prvků z jednoho combo boxu</w:t>
      </w:r>
      <w:r w:rsidR="002145EA">
        <w:rPr>
          <w:sz w:val="24"/>
          <w:szCs w:val="24"/>
        </w:rPr>
        <w:t>, neboť základní varianta frameworku JavaFX tuto komponentu neobsahuje</w:t>
      </w:r>
      <w:r w:rsidR="00B754C0">
        <w:rPr>
          <w:sz w:val="24"/>
          <w:szCs w:val="24"/>
        </w:rPr>
        <w:t>.</w:t>
      </w:r>
      <w:r w:rsidR="009A153F">
        <w:rPr>
          <w:sz w:val="24"/>
          <w:szCs w:val="24"/>
        </w:rPr>
        <w:t xml:space="preserve"> Viz Obr14. </w:t>
      </w:r>
      <w:r w:rsidR="00D16589">
        <w:rPr>
          <w:sz w:val="24"/>
          <w:szCs w:val="24"/>
        </w:rPr>
        <w:t xml:space="preserve"> </w:t>
      </w:r>
      <w:r w:rsidR="002145EA">
        <w:rPr>
          <w:sz w:val="24"/>
          <w:szCs w:val="24"/>
        </w:rPr>
        <w:t xml:space="preserve">Verze knihovny využívané v aplikaci je </w:t>
      </w:r>
      <w:r w:rsidR="002145EA" w:rsidRPr="002145EA">
        <w:rPr>
          <w:sz w:val="24"/>
          <w:szCs w:val="24"/>
        </w:rPr>
        <w:t>8.40.11</w:t>
      </w:r>
      <w:r w:rsidR="002145EA">
        <w:rPr>
          <w:sz w:val="24"/>
          <w:szCs w:val="24"/>
        </w:rPr>
        <w:t xml:space="preserve">. </w:t>
      </w:r>
    </w:p>
    <w:p w14:paraId="563B6B1A" w14:textId="47016843" w:rsidR="00A53914" w:rsidRPr="00F70614" w:rsidRDefault="00F70614" w:rsidP="00F70614">
      <w:pPr>
        <w:pStyle w:val="Nadpis2"/>
      </w:pPr>
      <w:bookmarkStart w:id="89" w:name="_Toc481097083"/>
      <w:r>
        <w:t>5.3</w:t>
      </w:r>
      <w:r>
        <w:tab/>
      </w:r>
      <w:r w:rsidR="004A4ABA">
        <w:t>Implementace drag and d</w:t>
      </w:r>
      <w:r w:rsidR="00A53914" w:rsidRPr="00F70614">
        <w:t>rop</w:t>
      </w:r>
      <w:bookmarkEnd w:id="89"/>
    </w:p>
    <w:p w14:paraId="563B6B1B" w14:textId="0AF155AE" w:rsidR="00A53914" w:rsidRDefault="00F70614" w:rsidP="002145EA">
      <w:pPr>
        <w:spacing w:line="360" w:lineRule="auto"/>
        <w:jc w:val="both"/>
        <w:rPr>
          <w:sz w:val="24"/>
          <w:szCs w:val="24"/>
        </w:rPr>
      </w:pPr>
      <w:r>
        <w:rPr>
          <w:sz w:val="24"/>
          <w:szCs w:val="24"/>
        </w:rPr>
        <w:t xml:space="preserve">Implementaci </w:t>
      </w:r>
      <w:r w:rsidR="00EA2165">
        <w:rPr>
          <w:sz w:val="24"/>
          <w:szCs w:val="24"/>
        </w:rPr>
        <w:t>d</w:t>
      </w:r>
      <w:r>
        <w:rPr>
          <w:sz w:val="24"/>
          <w:szCs w:val="24"/>
        </w:rPr>
        <w:t>r</w:t>
      </w:r>
      <w:r w:rsidR="00EA2165">
        <w:rPr>
          <w:sz w:val="24"/>
          <w:szCs w:val="24"/>
        </w:rPr>
        <w:t>ag and d</w:t>
      </w:r>
      <w:r>
        <w:rPr>
          <w:sz w:val="24"/>
          <w:szCs w:val="24"/>
        </w:rPr>
        <w:t>rop prvků lze rozdělit do dvou k</w:t>
      </w:r>
      <w:r w:rsidR="005E747C">
        <w:rPr>
          <w:sz w:val="24"/>
          <w:szCs w:val="24"/>
        </w:rPr>
        <w:t>ategorií</w:t>
      </w:r>
      <w:r>
        <w:rPr>
          <w:sz w:val="24"/>
          <w:szCs w:val="24"/>
        </w:rPr>
        <w:t xml:space="preserve">. </w:t>
      </w:r>
      <w:r w:rsidR="00611CC0">
        <w:rPr>
          <w:sz w:val="24"/>
          <w:szCs w:val="24"/>
        </w:rPr>
        <w:t>Do první kategorie patří</w:t>
      </w:r>
      <w:r>
        <w:rPr>
          <w:sz w:val="24"/>
          <w:szCs w:val="24"/>
        </w:rPr>
        <w:t xml:space="preserve"> přidání segmentu</w:t>
      </w:r>
      <w:r w:rsidR="009A153F">
        <w:rPr>
          <w:sz w:val="24"/>
          <w:szCs w:val="24"/>
        </w:rPr>
        <w:t xml:space="preserve"> nebo elementu</w:t>
      </w:r>
      <w:r>
        <w:rPr>
          <w:sz w:val="24"/>
          <w:szCs w:val="24"/>
        </w:rPr>
        <w:t xml:space="preserve"> procesu</w:t>
      </w:r>
      <w:r w:rsidR="008B3619">
        <w:rPr>
          <w:sz w:val="24"/>
          <w:szCs w:val="24"/>
        </w:rPr>
        <w:t xml:space="preserve"> (vykreslení </w:t>
      </w:r>
      <w:r w:rsidR="00611CC0">
        <w:rPr>
          <w:sz w:val="24"/>
          <w:szCs w:val="24"/>
        </w:rPr>
        <w:t>pomocí obrazce</w:t>
      </w:r>
      <w:r w:rsidR="008B3619">
        <w:rPr>
          <w:sz w:val="24"/>
          <w:szCs w:val="24"/>
        </w:rPr>
        <w:t>)</w:t>
      </w:r>
      <w:r>
        <w:rPr>
          <w:sz w:val="24"/>
          <w:szCs w:val="24"/>
        </w:rPr>
        <w:t xml:space="preserve"> na kreslící </w:t>
      </w:r>
      <w:r w:rsidR="00611CC0">
        <w:rPr>
          <w:sz w:val="24"/>
          <w:szCs w:val="24"/>
        </w:rPr>
        <w:t>plátno. Do druhé kategorie lze zařadit</w:t>
      </w:r>
      <w:r>
        <w:rPr>
          <w:sz w:val="24"/>
          <w:szCs w:val="24"/>
        </w:rPr>
        <w:t xml:space="preserve"> samotné přesouvání komponent, představující jednotlivé </w:t>
      </w:r>
      <w:r w:rsidR="009A153F">
        <w:rPr>
          <w:sz w:val="24"/>
          <w:szCs w:val="24"/>
        </w:rPr>
        <w:t>prvky</w:t>
      </w:r>
      <w:r>
        <w:rPr>
          <w:sz w:val="24"/>
          <w:szCs w:val="24"/>
        </w:rPr>
        <w:t xml:space="preserve">, </w:t>
      </w:r>
      <w:r w:rsidR="00611CC0">
        <w:rPr>
          <w:sz w:val="24"/>
          <w:szCs w:val="24"/>
        </w:rPr>
        <w:t>po</w:t>
      </w:r>
      <w:r>
        <w:rPr>
          <w:sz w:val="24"/>
          <w:szCs w:val="24"/>
        </w:rPr>
        <w:t xml:space="preserve"> kreslícím plátně. </w:t>
      </w:r>
    </w:p>
    <w:p w14:paraId="563B6B1C" w14:textId="77777777" w:rsidR="00F70614" w:rsidRDefault="00F70614" w:rsidP="00F70614">
      <w:pPr>
        <w:pStyle w:val="Nadpis3"/>
        <w:numPr>
          <w:ilvl w:val="2"/>
          <w:numId w:val="16"/>
        </w:numPr>
      </w:pPr>
      <w:bookmarkStart w:id="90" w:name="_Toc481097084"/>
      <w:r w:rsidRPr="00F70614">
        <w:t>Přidání prvků na plátno</w:t>
      </w:r>
      <w:bookmarkEnd w:id="90"/>
    </w:p>
    <w:p w14:paraId="563B6B1D" w14:textId="197F00D9" w:rsidR="00F70614" w:rsidRDefault="00A40EAE" w:rsidP="00F70614">
      <w:pPr>
        <w:spacing w:line="360" w:lineRule="auto"/>
        <w:jc w:val="both"/>
        <w:rPr>
          <w:sz w:val="24"/>
          <w:szCs w:val="24"/>
        </w:rPr>
      </w:pPr>
      <w:r>
        <w:rPr>
          <w:noProof/>
          <w:sz w:val="24"/>
          <w:szCs w:val="24"/>
          <w:lang w:eastAsia="cs-CZ"/>
        </w:rPr>
        <mc:AlternateContent>
          <mc:Choice Requires="wps">
            <w:drawing>
              <wp:anchor distT="45720" distB="45720" distL="114300" distR="114300" simplePos="0" relativeHeight="251664384" behindDoc="0" locked="0" layoutInCell="1" allowOverlap="1" wp14:anchorId="563B6BD5" wp14:editId="5BC1789D">
                <wp:simplePos x="0" y="0"/>
                <wp:positionH relativeFrom="margin">
                  <wp:posOffset>552450</wp:posOffset>
                </wp:positionH>
                <wp:positionV relativeFrom="paragraph">
                  <wp:posOffset>1709420</wp:posOffset>
                </wp:positionV>
                <wp:extent cx="5562600" cy="1701165"/>
                <wp:effectExtent l="0" t="0" r="25400" b="2667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701165"/>
                        </a:xfrm>
                        <a:prstGeom prst="rect">
                          <a:avLst/>
                        </a:prstGeom>
                        <a:solidFill>
                          <a:srgbClr val="FFFFFF"/>
                        </a:solidFill>
                        <a:ln w="9525">
                          <a:solidFill>
                            <a:srgbClr val="000000"/>
                          </a:solidFill>
                          <a:miter lim="800000"/>
                          <a:headEnd/>
                          <a:tailEnd/>
                        </a:ln>
                      </wps:spPr>
                      <wps:txbx>
                        <w:txbxContent>
                          <w:p w14:paraId="563B6C4E"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setDragDetected() {</w:t>
                            </w:r>
                          </w:p>
                          <w:p w14:paraId="563B6C4F" w14:textId="77777777" w:rsidR="00462964" w:rsidRDefault="00462964" w:rsidP="00DF13AA">
                            <w:pPr>
                              <w:autoSpaceDE w:val="0"/>
                              <w:autoSpaceDN w:val="0"/>
                              <w:adjustRightInd w:val="0"/>
                              <w:spacing w:after="0" w:line="240" w:lineRule="auto"/>
                              <w:rPr>
                                <w:rFonts w:ascii="Consolas" w:hAnsi="Consolas" w:cs="Consolas"/>
                                <w:sz w:val="20"/>
                                <w:szCs w:val="20"/>
                              </w:rPr>
                            </w:pPr>
                          </w:p>
                          <w:p w14:paraId="563B6C50"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.setOnDragDetected(</w:t>
                            </w:r>
                            <w:r>
                              <w:rPr>
                                <w:rFonts w:ascii="Consolas" w:hAnsi="Consolas" w:cs="Consolas"/>
                                <w:b/>
                                <w:bCs/>
                                <w:color w:val="7F0055"/>
                                <w:sz w:val="20"/>
                                <w:szCs w:val="20"/>
                              </w:rPr>
                              <w:t>new</w:t>
                            </w:r>
                            <w:r>
                              <w:rPr>
                                <w:rFonts w:ascii="Consolas" w:hAnsi="Consolas" w:cs="Consolas"/>
                                <w:color w:val="000000"/>
                                <w:sz w:val="20"/>
                                <w:szCs w:val="20"/>
                              </w:rPr>
                              <w:t xml:space="preserve"> EventHandler&lt;MouseEvent&gt;() {</w:t>
                            </w:r>
                          </w:p>
                          <w:p w14:paraId="563B6C51"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handle(MouseEvent </w:t>
                            </w:r>
                            <w:r>
                              <w:rPr>
                                <w:rFonts w:ascii="Consolas" w:hAnsi="Consolas" w:cs="Consolas"/>
                                <w:color w:val="6A3E3E"/>
                                <w:sz w:val="20"/>
                                <w:szCs w:val="20"/>
                              </w:rPr>
                              <w:t>event</w:t>
                            </w:r>
                            <w:r>
                              <w:rPr>
                                <w:rFonts w:ascii="Consolas" w:hAnsi="Consolas" w:cs="Consolas"/>
                                <w:color w:val="000000"/>
                                <w:sz w:val="20"/>
                                <w:szCs w:val="20"/>
                              </w:rPr>
                              <w:t>) {</w:t>
                            </w:r>
                          </w:p>
                          <w:p w14:paraId="563B6C52"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3B6C53"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dragDetected();</w:t>
                            </w:r>
                          </w:p>
                          <w:p w14:paraId="563B6C54"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event</w:t>
                            </w:r>
                            <w:r>
                              <w:rPr>
                                <w:rFonts w:ascii="Consolas" w:hAnsi="Consolas" w:cs="Consolas"/>
                                <w:color w:val="000000"/>
                                <w:sz w:val="20"/>
                                <w:szCs w:val="20"/>
                              </w:rPr>
                              <w:t>.consume();</w:t>
                            </w:r>
                          </w:p>
                          <w:p w14:paraId="563B6C55"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63B6C56"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3B6C57" w14:textId="77777777" w:rsidR="00462964" w:rsidRDefault="00462964" w:rsidP="00DF13AA">
                            <w:r>
                              <w:rPr>
                                <w:rFonts w:ascii="Consolas" w:hAnsi="Consolas" w:cs="Consolas"/>
                                <w:color w:val="000000"/>
                                <w:sz w:val="20"/>
                                <w:szCs w:val="20"/>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B6BD5" id="_x0000_s1036" type="#_x0000_t202" style="position:absolute;left:0;text-align:left;margin-left:43.5pt;margin-top:134.6pt;width:438pt;height:133.95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">
                <v:textbox style="mso-fit-shape-to-text:t">
                  <w:txbxContent>
                    <w:p w14:paraId="563B6C4E"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setDragDetected() {</w:t>
                      </w:r>
                    </w:p>
                    <w:p w14:paraId="563B6C4F" w14:textId="77777777" w:rsidR="00462964" w:rsidRDefault="00462964" w:rsidP="00DF13AA">
                      <w:pPr>
                        <w:autoSpaceDE w:val="0"/>
                        <w:autoSpaceDN w:val="0"/>
                        <w:adjustRightInd w:val="0"/>
                        <w:spacing w:after="0" w:line="240" w:lineRule="auto"/>
                        <w:rPr>
                          <w:rFonts w:ascii="Consolas" w:hAnsi="Consolas" w:cs="Consolas"/>
                          <w:sz w:val="20"/>
                          <w:szCs w:val="20"/>
                        </w:rPr>
                      </w:pPr>
                    </w:p>
                    <w:p w14:paraId="563B6C50"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.setOnDragDetected(</w:t>
                      </w:r>
                      <w:r>
                        <w:rPr>
                          <w:rFonts w:ascii="Consolas" w:hAnsi="Consolas" w:cs="Consolas"/>
                          <w:b/>
                          <w:bCs/>
                          <w:color w:val="7F0055"/>
                          <w:sz w:val="20"/>
                          <w:szCs w:val="20"/>
                        </w:rPr>
                        <w:t>new</w:t>
                      </w:r>
                      <w:r>
                        <w:rPr>
                          <w:rFonts w:ascii="Consolas" w:hAnsi="Consolas" w:cs="Consolas"/>
                          <w:color w:val="000000"/>
                          <w:sz w:val="20"/>
                          <w:szCs w:val="20"/>
                        </w:rPr>
                        <w:t xml:space="preserve"> EventHandler&lt;MouseEvent&gt;() {</w:t>
                      </w:r>
                    </w:p>
                    <w:p w14:paraId="563B6C51"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handle(MouseEvent </w:t>
                      </w:r>
                      <w:r>
                        <w:rPr>
                          <w:rFonts w:ascii="Consolas" w:hAnsi="Consolas" w:cs="Consolas"/>
                          <w:color w:val="6A3E3E"/>
                          <w:sz w:val="20"/>
                          <w:szCs w:val="20"/>
                        </w:rPr>
                        <w:t>event</w:t>
                      </w:r>
                      <w:r>
                        <w:rPr>
                          <w:rFonts w:ascii="Consolas" w:hAnsi="Consolas" w:cs="Consolas"/>
                          <w:color w:val="000000"/>
                          <w:sz w:val="20"/>
                          <w:szCs w:val="20"/>
                        </w:rPr>
                        <w:t>) {</w:t>
                      </w:r>
                    </w:p>
                    <w:p w14:paraId="563B6C52"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3B6C53"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dragDetected();</w:t>
                      </w:r>
                    </w:p>
                    <w:p w14:paraId="563B6C54"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event</w:t>
                      </w:r>
                      <w:r>
                        <w:rPr>
                          <w:rFonts w:ascii="Consolas" w:hAnsi="Consolas" w:cs="Consolas"/>
                          <w:color w:val="000000"/>
                          <w:sz w:val="20"/>
                          <w:szCs w:val="20"/>
                        </w:rPr>
                        <w:t>.consume();</w:t>
                      </w:r>
                    </w:p>
                    <w:p w14:paraId="563B6C55"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63B6C56" w14:textId="77777777" w:rsidR="00462964" w:rsidRDefault="00462964" w:rsidP="00DF13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3B6C57" w14:textId="77777777" w:rsidR="00462964" w:rsidRDefault="00462964" w:rsidP="00DF13AA">
                      <w:r>
                        <w:rPr>
                          <w:rFonts w:ascii="Consolas" w:hAnsi="Consolas" w:cs="Consolas"/>
                          <w:color w:val="000000"/>
                          <w:sz w:val="20"/>
                          <w:szCs w:val="20"/>
                        </w:rPr>
                        <w:tab/>
                        <w:t>}</w:t>
                      </w:r>
                    </w:p>
                  </w:txbxContent>
                </v:textbox>
                <w10:wrap type="topAndBottom" anchorx="margin"/>
              </v:shape>
            </w:pict>
          </mc:Fallback>
        </mc:AlternateContent>
      </w:r>
      <w:r w:rsidR="00F70614">
        <w:rPr>
          <w:sz w:val="24"/>
          <w:szCs w:val="24"/>
        </w:rPr>
        <w:t xml:space="preserve">Prvky </w:t>
      </w:r>
      <w:r w:rsidR="00F61EF2">
        <w:rPr>
          <w:sz w:val="24"/>
          <w:szCs w:val="24"/>
        </w:rPr>
        <w:t>Artifact</w:t>
      </w:r>
      <w:r w:rsidR="00F95D51">
        <w:rPr>
          <w:sz w:val="24"/>
          <w:szCs w:val="24"/>
        </w:rPr>
        <w:t>, Activity</w:t>
      </w:r>
      <w:r w:rsidR="00F61EF2">
        <w:rPr>
          <w:sz w:val="24"/>
          <w:szCs w:val="24"/>
        </w:rPr>
        <w:t>, Iteration, Phase, Work</w:t>
      </w:r>
      <w:r w:rsidR="00E42C9E">
        <w:rPr>
          <w:sz w:val="24"/>
          <w:szCs w:val="24"/>
        </w:rPr>
        <w:t xml:space="preserve"> </w:t>
      </w:r>
      <w:r w:rsidR="00F61EF2">
        <w:rPr>
          <w:sz w:val="24"/>
          <w:szCs w:val="24"/>
        </w:rPr>
        <w:t>Unit</w:t>
      </w:r>
      <w:r w:rsidR="00F95D51">
        <w:rPr>
          <w:sz w:val="24"/>
          <w:szCs w:val="24"/>
        </w:rPr>
        <w:t xml:space="preserve"> a Change</w:t>
      </w:r>
      <w:r w:rsidR="00F61EF2">
        <w:rPr>
          <w:sz w:val="24"/>
          <w:szCs w:val="24"/>
        </w:rPr>
        <w:t xml:space="preserve"> </w:t>
      </w:r>
      <w:r w:rsidR="00F70614">
        <w:rPr>
          <w:sz w:val="24"/>
          <w:szCs w:val="24"/>
        </w:rPr>
        <w:t>představující segmenty vývoje software</w:t>
      </w:r>
      <w:r w:rsidR="000D67DF">
        <w:rPr>
          <w:sz w:val="24"/>
          <w:szCs w:val="24"/>
        </w:rPr>
        <w:t>,</w:t>
      </w:r>
      <w:r w:rsidR="00F61EF2">
        <w:rPr>
          <w:sz w:val="24"/>
          <w:szCs w:val="24"/>
        </w:rPr>
        <w:t xml:space="preserve"> </w:t>
      </w:r>
      <w:r w:rsidR="000D67DF">
        <w:rPr>
          <w:sz w:val="24"/>
          <w:szCs w:val="24"/>
        </w:rPr>
        <w:t>zobrazené na obrázku 7, představujícím datový model SPADe. J</w:t>
      </w:r>
      <w:r w:rsidR="00671C3E">
        <w:rPr>
          <w:sz w:val="24"/>
          <w:szCs w:val="24"/>
        </w:rPr>
        <w:t xml:space="preserve">sou reprezentovány třídou </w:t>
      </w:r>
      <w:r w:rsidR="00671C3E" w:rsidRPr="00611CC0">
        <w:rPr>
          <w:b/>
          <w:i/>
          <w:sz w:val="24"/>
          <w:szCs w:val="24"/>
        </w:rPr>
        <w:t>DragText</w:t>
      </w:r>
      <w:r w:rsidR="00671C3E">
        <w:rPr>
          <w:sz w:val="24"/>
          <w:szCs w:val="24"/>
        </w:rPr>
        <w:t xml:space="preserve">. Tato třída dědí vlastnosti od třídy </w:t>
      </w:r>
      <w:r w:rsidR="00671C3E" w:rsidRPr="0053133D">
        <w:rPr>
          <w:i/>
          <w:sz w:val="24"/>
          <w:szCs w:val="24"/>
        </w:rPr>
        <w:t>Button</w:t>
      </w:r>
      <w:r w:rsidR="00671C3E">
        <w:rPr>
          <w:sz w:val="24"/>
          <w:szCs w:val="24"/>
        </w:rPr>
        <w:t xml:space="preserve"> a využívá metody </w:t>
      </w:r>
      <w:r w:rsidR="00671C3E" w:rsidRPr="0053133D">
        <w:rPr>
          <w:i/>
          <w:sz w:val="24"/>
          <w:szCs w:val="24"/>
        </w:rPr>
        <w:t>setDragDetected(), startDragAndDrop(TransferMode.ANY), setDragDone()</w:t>
      </w:r>
      <w:r w:rsidR="00A52CDD">
        <w:rPr>
          <w:b/>
          <w:i/>
          <w:sz w:val="24"/>
          <w:szCs w:val="24"/>
        </w:rPr>
        <w:t xml:space="preserve"> </w:t>
      </w:r>
      <w:r w:rsidR="00A52CDD">
        <w:rPr>
          <w:sz w:val="24"/>
          <w:szCs w:val="24"/>
        </w:rPr>
        <w:t>pro přetažení prvku na plátno</w:t>
      </w:r>
      <w:r w:rsidR="00671C3E">
        <w:rPr>
          <w:rFonts w:ascii="Consolas" w:hAnsi="Consolas" w:cs="Consolas"/>
          <w:color w:val="000000"/>
          <w:sz w:val="20"/>
          <w:szCs w:val="20"/>
        </w:rPr>
        <w:t>.</w:t>
      </w:r>
      <w:r w:rsidR="00DF13AA">
        <w:rPr>
          <w:rFonts w:ascii="Consolas" w:hAnsi="Consolas" w:cs="Consolas"/>
          <w:color w:val="000000"/>
          <w:sz w:val="20"/>
          <w:szCs w:val="20"/>
        </w:rPr>
        <w:t xml:space="preserve"> </w:t>
      </w:r>
      <w:r w:rsidR="00DF13AA" w:rsidRPr="00DF13AA">
        <w:rPr>
          <w:sz w:val="24"/>
          <w:szCs w:val="24"/>
        </w:rPr>
        <w:t xml:space="preserve">V těchto metodách je použit </w:t>
      </w:r>
      <w:r w:rsidR="00DF13AA" w:rsidRPr="0053133D">
        <w:rPr>
          <w:i/>
          <w:sz w:val="24"/>
          <w:szCs w:val="24"/>
        </w:rPr>
        <w:t>EventHandler&lt;MouseEvent&gt;</w:t>
      </w:r>
      <w:r w:rsidR="00DF13AA" w:rsidRPr="0053133D">
        <w:rPr>
          <w:sz w:val="24"/>
          <w:szCs w:val="24"/>
        </w:rPr>
        <w:t>.</w:t>
      </w:r>
      <w:r w:rsidR="00DF13AA">
        <w:rPr>
          <w:rFonts w:ascii="Consolas" w:hAnsi="Consolas" w:cs="Consolas"/>
          <w:color w:val="000000"/>
          <w:sz w:val="20"/>
          <w:szCs w:val="20"/>
        </w:rPr>
        <w:t xml:space="preserve"> </w:t>
      </w:r>
      <w:r w:rsidR="00671C3E" w:rsidRPr="00671C3E">
        <w:rPr>
          <w:sz w:val="24"/>
          <w:szCs w:val="24"/>
        </w:rPr>
        <w:t>Tento způsob implementace byl zvolen z důvodu umožnění uživateli přidat prvek na plátno jak jednoduchým stisknutím tlačítka</w:t>
      </w:r>
      <w:r w:rsidR="00671C3E">
        <w:rPr>
          <w:sz w:val="24"/>
          <w:szCs w:val="24"/>
        </w:rPr>
        <w:t>,</w:t>
      </w:r>
      <w:r w:rsidR="00671C3E" w:rsidRPr="00671C3E">
        <w:rPr>
          <w:sz w:val="24"/>
          <w:szCs w:val="24"/>
        </w:rPr>
        <w:t xml:space="preserve"> tak přetažením komponenty na plátno. </w:t>
      </w:r>
    </w:p>
    <w:p w14:paraId="563B6B1E" w14:textId="00AEF749" w:rsidR="0052571D" w:rsidRPr="00F70614" w:rsidRDefault="0052571D" w:rsidP="00F70614">
      <w:pPr>
        <w:spacing w:line="360" w:lineRule="auto"/>
        <w:jc w:val="both"/>
        <w:rPr>
          <w:sz w:val="24"/>
          <w:szCs w:val="24"/>
        </w:rPr>
      </w:pPr>
      <w:r>
        <w:rPr>
          <w:sz w:val="24"/>
          <w:szCs w:val="24"/>
        </w:rPr>
        <w:lastRenderedPageBreak/>
        <w:t xml:space="preserve">Druhá část </w:t>
      </w:r>
      <w:r w:rsidR="00074BDB">
        <w:rPr>
          <w:sz w:val="24"/>
          <w:szCs w:val="24"/>
        </w:rPr>
        <w:t>tohoto typu drag and d</w:t>
      </w:r>
      <w:r w:rsidR="0081718B">
        <w:rPr>
          <w:sz w:val="24"/>
          <w:szCs w:val="24"/>
        </w:rPr>
        <w:t xml:space="preserve">rop se nachází ve třídě </w:t>
      </w:r>
      <w:r w:rsidR="0081718B" w:rsidRPr="00611CC0">
        <w:rPr>
          <w:b/>
          <w:i/>
          <w:sz w:val="24"/>
          <w:szCs w:val="24"/>
        </w:rPr>
        <w:t>DragAndDropCanvas</w:t>
      </w:r>
      <w:r w:rsidR="0081718B">
        <w:rPr>
          <w:sz w:val="24"/>
          <w:szCs w:val="24"/>
        </w:rPr>
        <w:t xml:space="preserve"> odděděné od </w:t>
      </w:r>
      <w:r w:rsidR="00611CC0">
        <w:rPr>
          <w:sz w:val="24"/>
          <w:szCs w:val="24"/>
        </w:rPr>
        <w:t>třídy</w:t>
      </w:r>
      <w:r w:rsidR="0081718B">
        <w:rPr>
          <w:sz w:val="24"/>
          <w:szCs w:val="24"/>
        </w:rPr>
        <w:t xml:space="preserve"> AnorchPane</w:t>
      </w:r>
      <w:r w:rsidR="00611CC0">
        <w:rPr>
          <w:sz w:val="24"/>
          <w:szCs w:val="24"/>
        </w:rPr>
        <w:t xml:space="preserve"> umožňující vytvoření layoutu</w:t>
      </w:r>
      <w:r w:rsidR="00A52CDD">
        <w:rPr>
          <w:sz w:val="24"/>
          <w:szCs w:val="24"/>
        </w:rPr>
        <w:t xml:space="preserve"> pro přidávané prvky</w:t>
      </w:r>
      <w:r w:rsidR="004C7F10">
        <w:rPr>
          <w:sz w:val="24"/>
          <w:szCs w:val="24"/>
        </w:rPr>
        <w:t>. Tomu</w:t>
      </w:r>
      <w:r w:rsidR="0081718B">
        <w:rPr>
          <w:sz w:val="24"/>
          <w:szCs w:val="24"/>
        </w:rPr>
        <w:t xml:space="preserve">to panelu se zde nastaví metody pro zpracování přetažené komponenty na plátno. Například </w:t>
      </w:r>
      <w:r w:rsidR="0081718B" w:rsidRPr="0053133D">
        <w:rPr>
          <w:i/>
          <w:sz w:val="24"/>
          <w:szCs w:val="24"/>
        </w:rPr>
        <w:t>setOnDragOver()</w:t>
      </w:r>
      <w:r w:rsidR="0081718B" w:rsidRPr="0053133D">
        <w:rPr>
          <w:sz w:val="24"/>
          <w:szCs w:val="24"/>
        </w:rPr>
        <w:t xml:space="preserve"> nebo </w:t>
      </w:r>
      <w:r w:rsidR="0081718B" w:rsidRPr="0053133D">
        <w:rPr>
          <w:i/>
          <w:sz w:val="24"/>
          <w:szCs w:val="24"/>
        </w:rPr>
        <w:t>setOnDragDropped()</w:t>
      </w:r>
      <w:r w:rsidR="0081718B" w:rsidRPr="0053133D">
        <w:rPr>
          <w:sz w:val="24"/>
          <w:szCs w:val="24"/>
        </w:rPr>
        <w:t xml:space="preserve"> využívající </w:t>
      </w:r>
      <w:r w:rsidR="0081718B" w:rsidRPr="0053133D">
        <w:rPr>
          <w:i/>
          <w:sz w:val="24"/>
          <w:szCs w:val="24"/>
        </w:rPr>
        <w:t>EventHandler</w:t>
      </w:r>
      <w:r w:rsidR="0081718B" w:rsidRPr="0053133D">
        <w:rPr>
          <w:i/>
          <w:sz w:val="24"/>
          <w:szCs w:val="24"/>
          <w:lang w:val="en-US"/>
        </w:rPr>
        <w:t>&lt;</w:t>
      </w:r>
      <w:r w:rsidR="0081718B" w:rsidRPr="0053133D">
        <w:rPr>
          <w:i/>
          <w:sz w:val="24"/>
          <w:szCs w:val="24"/>
        </w:rPr>
        <w:t>DragEvent&gt;</w:t>
      </w:r>
      <w:r w:rsidR="0081718B" w:rsidRPr="0053133D">
        <w:rPr>
          <w:sz w:val="24"/>
          <w:szCs w:val="24"/>
        </w:rPr>
        <w:t>.</w:t>
      </w:r>
      <w:r w:rsidR="0081718B" w:rsidRPr="0081718B">
        <w:rPr>
          <w:sz w:val="24"/>
          <w:szCs w:val="24"/>
        </w:rPr>
        <w:t xml:space="preserve"> </w:t>
      </w:r>
    </w:p>
    <w:p w14:paraId="563B6B1F" w14:textId="77777777" w:rsidR="00F70614" w:rsidRPr="00F70614" w:rsidRDefault="00F70614" w:rsidP="00F70614">
      <w:pPr>
        <w:pStyle w:val="Nadpis3"/>
      </w:pPr>
      <w:bookmarkStart w:id="91" w:name="_Toc481097085"/>
      <w:r>
        <w:t>5.3.2</w:t>
      </w:r>
      <w:r>
        <w:tab/>
        <w:t>Přesouvání komponent po plátně</w:t>
      </w:r>
      <w:bookmarkEnd w:id="91"/>
    </w:p>
    <w:p w14:paraId="563B6B20" w14:textId="181CC2EB" w:rsidR="00A53914" w:rsidRPr="0053133D" w:rsidRDefault="00A40EAE" w:rsidP="002145EA">
      <w:pPr>
        <w:spacing w:line="360" w:lineRule="auto"/>
        <w:jc w:val="both"/>
        <w:rPr>
          <w:sz w:val="24"/>
          <w:szCs w:val="24"/>
        </w:rPr>
      </w:pPr>
      <w:r>
        <w:rPr>
          <w:noProof/>
          <w:sz w:val="24"/>
          <w:szCs w:val="24"/>
          <w:lang w:eastAsia="cs-CZ"/>
        </w:rPr>
        <mc:AlternateContent>
          <mc:Choice Requires="wps">
            <w:drawing>
              <wp:anchor distT="45720" distB="45720" distL="114300" distR="114300" simplePos="0" relativeHeight="251672576" behindDoc="0" locked="0" layoutInCell="1" allowOverlap="1" wp14:anchorId="563B6BD6" wp14:editId="0F5056C0">
                <wp:simplePos x="0" y="0"/>
                <wp:positionH relativeFrom="margin">
                  <wp:posOffset>-4445</wp:posOffset>
                </wp:positionH>
                <wp:positionV relativeFrom="paragraph">
                  <wp:posOffset>2698750</wp:posOffset>
                </wp:positionV>
                <wp:extent cx="6165850" cy="1701165"/>
                <wp:effectExtent l="0" t="0" r="31750" b="26670"/>
                <wp:wrapTopAndBottom/>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1701165"/>
                        </a:xfrm>
                        <a:prstGeom prst="rect">
                          <a:avLst/>
                        </a:prstGeom>
                        <a:solidFill>
                          <a:srgbClr val="FFFFFF"/>
                        </a:solidFill>
                        <a:ln w="9525">
                          <a:solidFill>
                            <a:srgbClr val="000000"/>
                          </a:solidFill>
                          <a:miter lim="800000"/>
                          <a:headEnd/>
                          <a:tailEnd/>
                        </a:ln>
                      </wps:spPr>
                      <wps:txbx>
                        <w:txbxContent>
                          <w:p w14:paraId="563B6C58"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setDragFromDragPoint(MouseEvent </w:t>
                            </w:r>
                            <w:r>
                              <w:rPr>
                                <w:rFonts w:ascii="Consolas" w:hAnsi="Consolas" w:cs="Consolas"/>
                                <w:color w:val="6A3E3E"/>
                                <w:sz w:val="20"/>
                                <w:szCs w:val="20"/>
                              </w:rPr>
                              <w:t>t</w:t>
                            </w:r>
                            <w:r>
                              <w:rPr>
                                <w:rFonts w:ascii="Consolas" w:hAnsi="Consolas" w:cs="Consolas"/>
                                <w:color w:val="000000"/>
                                <w:sz w:val="20"/>
                                <w:szCs w:val="20"/>
                              </w:rPr>
                              <w:t>) {</w:t>
                            </w:r>
                          </w:p>
                          <w:p w14:paraId="563B6C59" w14:textId="77777777" w:rsidR="00462964" w:rsidRDefault="00462964" w:rsidP="002225EB">
                            <w:pPr>
                              <w:autoSpaceDE w:val="0"/>
                              <w:autoSpaceDN w:val="0"/>
                              <w:adjustRightInd w:val="0"/>
                              <w:spacing w:after="0" w:line="240" w:lineRule="auto"/>
                              <w:rPr>
                                <w:rFonts w:ascii="Consolas" w:hAnsi="Consolas" w:cs="Consolas"/>
                                <w:sz w:val="20"/>
                                <w:szCs w:val="20"/>
                              </w:rPr>
                            </w:pPr>
                          </w:p>
                          <w:p w14:paraId="563B6C5A"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offsetX</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.getSceneX() - </w:t>
                            </w:r>
                            <w:r>
                              <w:rPr>
                                <w:rFonts w:ascii="Consolas" w:hAnsi="Consolas" w:cs="Consolas"/>
                                <w:color w:val="0000C0"/>
                                <w:sz w:val="20"/>
                                <w:szCs w:val="20"/>
                              </w:rPr>
                              <w:t>orgSceneX</w:t>
                            </w:r>
                            <w:r>
                              <w:rPr>
                                <w:rFonts w:ascii="Consolas" w:hAnsi="Consolas" w:cs="Consolas"/>
                                <w:color w:val="000000"/>
                                <w:sz w:val="20"/>
                                <w:szCs w:val="20"/>
                              </w:rPr>
                              <w:t>;</w:t>
                            </w:r>
                          </w:p>
                          <w:p w14:paraId="563B6C5B"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offsetY</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.getSceneY() - </w:t>
                            </w:r>
                            <w:r>
                              <w:rPr>
                                <w:rFonts w:ascii="Consolas" w:hAnsi="Consolas" w:cs="Consolas"/>
                                <w:color w:val="0000C0"/>
                                <w:sz w:val="20"/>
                                <w:szCs w:val="20"/>
                              </w:rPr>
                              <w:t>orgSceneY</w:t>
                            </w:r>
                            <w:r>
                              <w:rPr>
                                <w:rFonts w:ascii="Consolas" w:hAnsi="Consolas" w:cs="Consolas"/>
                                <w:color w:val="000000"/>
                                <w:sz w:val="20"/>
                                <w:szCs w:val="20"/>
                              </w:rPr>
                              <w:t>;</w:t>
                            </w:r>
                          </w:p>
                          <w:p w14:paraId="563B6C5C"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newTranslateX</w:t>
                            </w:r>
                            <w:r>
                              <w:rPr>
                                <w:rFonts w:ascii="Consolas" w:hAnsi="Consolas" w:cs="Consolas"/>
                                <w:color w:val="000000"/>
                                <w:sz w:val="20"/>
                                <w:szCs w:val="20"/>
                              </w:rPr>
                              <w:t xml:space="preserve"> = </w:t>
                            </w:r>
                            <w:r>
                              <w:rPr>
                                <w:rFonts w:ascii="Consolas" w:hAnsi="Consolas" w:cs="Consolas"/>
                                <w:color w:val="0000C0"/>
                                <w:sz w:val="20"/>
                                <w:szCs w:val="20"/>
                              </w:rPr>
                              <w:t>orgTranslateX</w:t>
                            </w:r>
                            <w:r>
                              <w:rPr>
                                <w:rFonts w:ascii="Consolas" w:hAnsi="Consolas" w:cs="Consolas"/>
                                <w:color w:val="000000"/>
                                <w:sz w:val="20"/>
                                <w:szCs w:val="20"/>
                              </w:rPr>
                              <w:t xml:space="preserve"> + </w:t>
                            </w:r>
                            <w:r>
                              <w:rPr>
                                <w:rFonts w:ascii="Consolas" w:hAnsi="Consolas" w:cs="Consolas"/>
                                <w:color w:val="6A3E3E"/>
                                <w:sz w:val="20"/>
                                <w:szCs w:val="20"/>
                              </w:rPr>
                              <w:t>offsetX</w:t>
                            </w:r>
                            <w:r>
                              <w:rPr>
                                <w:rFonts w:ascii="Consolas" w:hAnsi="Consolas" w:cs="Consolas"/>
                                <w:color w:val="000000"/>
                                <w:sz w:val="20"/>
                                <w:szCs w:val="20"/>
                              </w:rPr>
                              <w:t>;</w:t>
                            </w:r>
                          </w:p>
                          <w:p w14:paraId="563B6C5D" w14:textId="77777777" w:rsidR="00462964" w:rsidRPr="002225EB"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newTranslateY</w:t>
                            </w:r>
                            <w:r>
                              <w:rPr>
                                <w:rFonts w:ascii="Consolas" w:hAnsi="Consolas" w:cs="Consolas"/>
                                <w:color w:val="000000"/>
                                <w:sz w:val="20"/>
                                <w:szCs w:val="20"/>
                              </w:rPr>
                              <w:t xml:space="preserve"> = </w:t>
                            </w:r>
                            <w:r>
                              <w:rPr>
                                <w:rFonts w:ascii="Consolas" w:hAnsi="Consolas" w:cs="Consolas"/>
                                <w:color w:val="0000C0"/>
                                <w:sz w:val="20"/>
                                <w:szCs w:val="20"/>
                              </w:rPr>
                              <w:t>orgTranslateY</w:t>
                            </w:r>
                            <w:r>
                              <w:rPr>
                                <w:rFonts w:ascii="Consolas" w:hAnsi="Consolas" w:cs="Consolas"/>
                                <w:color w:val="000000"/>
                                <w:sz w:val="20"/>
                                <w:szCs w:val="20"/>
                              </w:rPr>
                              <w:t xml:space="preserve"> + </w:t>
                            </w:r>
                            <w:r>
                              <w:rPr>
                                <w:rFonts w:ascii="Consolas" w:hAnsi="Consolas" w:cs="Consolas"/>
                                <w:color w:val="6A3E3E"/>
                                <w:sz w:val="20"/>
                                <w:szCs w:val="20"/>
                              </w:rPr>
                              <w:t>offsetY</w:t>
                            </w:r>
                            <w:r>
                              <w:rPr>
                                <w:rFonts w:ascii="Consolas" w:hAnsi="Consolas" w:cs="Consolas"/>
                                <w:color w:val="000000"/>
                                <w:sz w:val="20"/>
                                <w:szCs w:val="20"/>
                              </w:rPr>
                              <w:t xml:space="preserve">; </w:t>
                            </w:r>
                          </w:p>
                          <w:p w14:paraId="563B6C5E" w14:textId="77777777" w:rsidR="00462964" w:rsidRDefault="00462964" w:rsidP="002225E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((AnchorPane) (</w:t>
                            </w:r>
                            <w:r>
                              <w:rPr>
                                <w:rFonts w:ascii="Consolas" w:hAnsi="Consolas" w:cs="Consolas"/>
                                <w:color w:val="6A3E3E"/>
                                <w:sz w:val="20"/>
                                <w:szCs w:val="20"/>
                              </w:rPr>
                              <w:t>t</w:t>
                            </w:r>
                            <w:r>
                              <w:rPr>
                                <w:rFonts w:ascii="Consolas" w:hAnsi="Consolas" w:cs="Consolas"/>
                                <w:color w:val="000000"/>
                                <w:sz w:val="20"/>
                                <w:szCs w:val="20"/>
                              </w:rPr>
                              <w:t>.getSource())).setTranslateX(</w:t>
                            </w:r>
                            <w:r>
                              <w:rPr>
                                <w:rFonts w:ascii="Consolas" w:hAnsi="Consolas" w:cs="Consolas"/>
                                <w:color w:val="6A3E3E"/>
                                <w:sz w:val="20"/>
                                <w:szCs w:val="20"/>
                              </w:rPr>
                              <w:t>newTranslateX</w:t>
                            </w:r>
                            <w:r>
                              <w:rPr>
                                <w:rFonts w:ascii="Consolas" w:hAnsi="Consolas" w:cs="Consolas"/>
                                <w:color w:val="000000"/>
                                <w:sz w:val="20"/>
                                <w:szCs w:val="20"/>
                              </w:rPr>
                              <w:t>);</w:t>
                            </w:r>
                          </w:p>
                          <w:p w14:paraId="563B6C5F"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((AnchorPane) (</w:t>
                            </w:r>
                            <w:r>
                              <w:rPr>
                                <w:rFonts w:ascii="Consolas" w:hAnsi="Consolas" w:cs="Consolas"/>
                                <w:color w:val="6A3E3E"/>
                                <w:sz w:val="20"/>
                                <w:szCs w:val="20"/>
                              </w:rPr>
                              <w:t>t</w:t>
                            </w:r>
                            <w:r>
                              <w:rPr>
                                <w:rFonts w:ascii="Consolas" w:hAnsi="Consolas" w:cs="Consolas"/>
                                <w:color w:val="000000"/>
                                <w:sz w:val="20"/>
                                <w:szCs w:val="20"/>
                              </w:rPr>
                              <w:t>.getSource())).setTranslateY(</w:t>
                            </w:r>
                            <w:r>
                              <w:rPr>
                                <w:rFonts w:ascii="Consolas" w:hAnsi="Consolas" w:cs="Consolas"/>
                                <w:color w:val="6A3E3E"/>
                                <w:sz w:val="20"/>
                                <w:szCs w:val="20"/>
                              </w:rPr>
                              <w:t>newTranslateY</w:t>
                            </w:r>
                            <w:r>
                              <w:rPr>
                                <w:rFonts w:ascii="Consolas" w:hAnsi="Consolas" w:cs="Consolas"/>
                                <w:color w:val="000000"/>
                                <w:sz w:val="20"/>
                                <w:szCs w:val="20"/>
                              </w:rPr>
                              <w:t>);</w:t>
                            </w:r>
                          </w:p>
                          <w:p w14:paraId="563B6C60" w14:textId="77777777" w:rsidR="00462964" w:rsidRDefault="00462964" w:rsidP="002225EB">
                            <w:pPr>
                              <w:autoSpaceDE w:val="0"/>
                              <w:autoSpaceDN w:val="0"/>
                              <w:adjustRightInd w:val="0"/>
                              <w:spacing w:after="0" w:line="240" w:lineRule="auto"/>
                              <w:rPr>
                                <w:rFonts w:ascii="Consolas" w:hAnsi="Consolas" w:cs="Consolas"/>
                                <w:sz w:val="20"/>
                                <w:szCs w:val="20"/>
                              </w:rPr>
                            </w:pPr>
                          </w:p>
                          <w:p w14:paraId="563B6C61" w14:textId="77777777" w:rsidR="00462964" w:rsidRDefault="00462964" w:rsidP="002225EB">
                            <w:r>
                              <w:rPr>
                                <w:rFonts w:ascii="Consolas" w:hAnsi="Consolas" w:cs="Consolas"/>
                                <w:color w:val="000000"/>
                                <w:sz w:val="20"/>
                                <w:szCs w:val="20"/>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B6BD6" id="_x0000_s1037" type="#_x0000_t202" style="position:absolute;left:0;text-align:left;margin-left:-.35pt;margin-top:212.5pt;width:485.5pt;height:133.95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">
                <v:textbox style="mso-fit-shape-to-text:t">
                  <w:txbxContent>
                    <w:p w14:paraId="563B6C58"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setDragFromDragPoint(MouseEvent </w:t>
                      </w:r>
                      <w:r>
                        <w:rPr>
                          <w:rFonts w:ascii="Consolas" w:hAnsi="Consolas" w:cs="Consolas"/>
                          <w:color w:val="6A3E3E"/>
                          <w:sz w:val="20"/>
                          <w:szCs w:val="20"/>
                        </w:rPr>
                        <w:t>t</w:t>
                      </w:r>
                      <w:r>
                        <w:rPr>
                          <w:rFonts w:ascii="Consolas" w:hAnsi="Consolas" w:cs="Consolas"/>
                          <w:color w:val="000000"/>
                          <w:sz w:val="20"/>
                          <w:szCs w:val="20"/>
                        </w:rPr>
                        <w:t>) {</w:t>
                      </w:r>
                    </w:p>
                    <w:p w14:paraId="563B6C59" w14:textId="77777777" w:rsidR="00462964" w:rsidRDefault="00462964" w:rsidP="002225EB">
                      <w:pPr>
                        <w:autoSpaceDE w:val="0"/>
                        <w:autoSpaceDN w:val="0"/>
                        <w:adjustRightInd w:val="0"/>
                        <w:spacing w:after="0" w:line="240" w:lineRule="auto"/>
                        <w:rPr>
                          <w:rFonts w:ascii="Consolas" w:hAnsi="Consolas" w:cs="Consolas"/>
                          <w:sz w:val="20"/>
                          <w:szCs w:val="20"/>
                        </w:rPr>
                      </w:pPr>
                    </w:p>
                    <w:p w14:paraId="563B6C5A"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offsetX</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.getSceneX() - </w:t>
                      </w:r>
                      <w:r>
                        <w:rPr>
                          <w:rFonts w:ascii="Consolas" w:hAnsi="Consolas" w:cs="Consolas"/>
                          <w:color w:val="0000C0"/>
                          <w:sz w:val="20"/>
                          <w:szCs w:val="20"/>
                        </w:rPr>
                        <w:t>orgSceneX</w:t>
                      </w:r>
                      <w:r>
                        <w:rPr>
                          <w:rFonts w:ascii="Consolas" w:hAnsi="Consolas" w:cs="Consolas"/>
                          <w:color w:val="000000"/>
                          <w:sz w:val="20"/>
                          <w:szCs w:val="20"/>
                        </w:rPr>
                        <w:t>;</w:t>
                      </w:r>
                    </w:p>
                    <w:p w14:paraId="563B6C5B"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offsetY</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.getSceneY() - </w:t>
                      </w:r>
                      <w:r>
                        <w:rPr>
                          <w:rFonts w:ascii="Consolas" w:hAnsi="Consolas" w:cs="Consolas"/>
                          <w:color w:val="0000C0"/>
                          <w:sz w:val="20"/>
                          <w:szCs w:val="20"/>
                        </w:rPr>
                        <w:t>orgSceneY</w:t>
                      </w:r>
                      <w:r>
                        <w:rPr>
                          <w:rFonts w:ascii="Consolas" w:hAnsi="Consolas" w:cs="Consolas"/>
                          <w:color w:val="000000"/>
                          <w:sz w:val="20"/>
                          <w:szCs w:val="20"/>
                        </w:rPr>
                        <w:t>;</w:t>
                      </w:r>
                    </w:p>
                    <w:p w14:paraId="563B6C5C"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newTranslateX</w:t>
                      </w:r>
                      <w:r>
                        <w:rPr>
                          <w:rFonts w:ascii="Consolas" w:hAnsi="Consolas" w:cs="Consolas"/>
                          <w:color w:val="000000"/>
                          <w:sz w:val="20"/>
                          <w:szCs w:val="20"/>
                        </w:rPr>
                        <w:t xml:space="preserve"> = </w:t>
                      </w:r>
                      <w:r>
                        <w:rPr>
                          <w:rFonts w:ascii="Consolas" w:hAnsi="Consolas" w:cs="Consolas"/>
                          <w:color w:val="0000C0"/>
                          <w:sz w:val="20"/>
                          <w:szCs w:val="20"/>
                        </w:rPr>
                        <w:t>orgTranslateX</w:t>
                      </w:r>
                      <w:r>
                        <w:rPr>
                          <w:rFonts w:ascii="Consolas" w:hAnsi="Consolas" w:cs="Consolas"/>
                          <w:color w:val="000000"/>
                          <w:sz w:val="20"/>
                          <w:szCs w:val="20"/>
                        </w:rPr>
                        <w:t xml:space="preserve"> + </w:t>
                      </w:r>
                      <w:r>
                        <w:rPr>
                          <w:rFonts w:ascii="Consolas" w:hAnsi="Consolas" w:cs="Consolas"/>
                          <w:color w:val="6A3E3E"/>
                          <w:sz w:val="20"/>
                          <w:szCs w:val="20"/>
                        </w:rPr>
                        <w:t>offsetX</w:t>
                      </w:r>
                      <w:r>
                        <w:rPr>
                          <w:rFonts w:ascii="Consolas" w:hAnsi="Consolas" w:cs="Consolas"/>
                          <w:color w:val="000000"/>
                          <w:sz w:val="20"/>
                          <w:szCs w:val="20"/>
                        </w:rPr>
                        <w:t>;</w:t>
                      </w:r>
                    </w:p>
                    <w:p w14:paraId="563B6C5D" w14:textId="77777777" w:rsidR="00462964" w:rsidRPr="002225EB"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newTranslateY</w:t>
                      </w:r>
                      <w:r>
                        <w:rPr>
                          <w:rFonts w:ascii="Consolas" w:hAnsi="Consolas" w:cs="Consolas"/>
                          <w:color w:val="000000"/>
                          <w:sz w:val="20"/>
                          <w:szCs w:val="20"/>
                        </w:rPr>
                        <w:t xml:space="preserve"> = </w:t>
                      </w:r>
                      <w:r>
                        <w:rPr>
                          <w:rFonts w:ascii="Consolas" w:hAnsi="Consolas" w:cs="Consolas"/>
                          <w:color w:val="0000C0"/>
                          <w:sz w:val="20"/>
                          <w:szCs w:val="20"/>
                        </w:rPr>
                        <w:t>orgTranslateY</w:t>
                      </w:r>
                      <w:r>
                        <w:rPr>
                          <w:rFonts w:ascii="Consolas" w:hAnsi="Consolas" w:cs="Consolas"/>
                          <w:color w:val="000000"/>
                          <w:sz w:val="20"/>
                          <w:szCs w:val="20"/>
                        </w:rPr>
                        <w:t xml:space="preserve"> + </w:t>
                      </w:r>
                      <w:r>
                        <w:rPr>
                          <w:rFonts w:ascii="Consolas" w:hAnsi="Consolas" w:cs="Consolas"/>
                          <w:color w:val="6A3E3E"/>
                          <w:sz w:val="20"/>
                          <w:szCs w:val="20"/>
                        </w:rPr>
                        <w:t>offsetY</w:t>
                      </w:r>
                      <w:r>
                        <w:rPr>
                          <w:rFonts w:ascii="Consolas" w:hAnsi="Consolas" w:cs="Consolas"/>
                          <w:color w:val="000000"/>
                          <w:sz w:val="20"/>
                          <w:szCs w:val="20"/>
                        </w:rPr>
                        <w:t xml:space="preserve">; </w:t>
                      </w:r>
                    </w:p>
                    <w:p w14:paraId="563B6C5E" w14:textId="77777777" w:rsidR="00462964" w:rsidRDefault="00462964" w:rsidP="002225E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((AnchorPane) (</w:t>
                      </w:r>
                      <w:r>
                        <w:rPr>
                          <w:rFonts w:ascii="Consolas" w:hAnsi="Consolas" w:cs="Consolas"/>
                          <w:color w:val="6A3E3E"/>
                          <w:sz w:val="20"/>
                          <w:szCs w:val="20"/>
                        </w:rPr>
                        <w:t>t</w:t>
                      </w:r>
                      <w:r>
                        <w:rPr>
                          <w:rFonts w:ascii="Consolas" w:hAnsi="Consolas" w:cs="Consolas"/>
                          <w:color w:val="000000"/>
                          <w:sz w:val="20"/>
                          <w:szCs w:val="20"/>
                        </w:rPr>
                        <w:t>.getSource())).setTranslateX(</w:t>
                      </w:r>
                      <w:r>
                        <w:rPr>
                          <w:rFonts w:ascii="Consolas" w:hAnsi="Consolas" w:cs="Consolas"/>
                          <w:color w:val="6A3E3E"/>
                          <w:sz w:val="20"/>
                          <w:szCs w:val="20"/>
                        </w:rPr>
                        <w:t>newTranslateX</w:t>
                      </w:r>
                      <w:r>
                        <w:rPr>
                          <w:rFonts w:ascii="Consolas" w:hAnsi="Consolas" w:cs="Consolas"/>
                          <w:color w:val="000000"/>
                          <w:sz w:val="20"/>
                          <w:szCs w:val="20"/>
                        </w:rPr>
                        <w:t>);</w:t>
                      </w:r>
                    </w:p>
                    <w:p w14:paraId="563B6C5F" w14:textId="77777777" w:rsidR="00462964" w:rsidRDefault="00462964" w:rsidP="002225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((AnchorPane) (</w:t>
                      </w:r>
                      <w:r>
                        <w:rPr>
                          <w:rFonts w:ascii="Consolas" w:hAnsi="Consolas" w:cs="Consolas"/>
                          <w:color w:val="6A3E3E"/>
                          <w:sz w:val="20"/>
                          <w:szCs w:val="20"/>
                        </w:rPr>
                        <w:t>t</w:t>
                      </w:r>
                      <w:r>
                        <w:rPr>
                          <w:rFonts w:ascii="Consolas" w:hAnsi="Consolas" w:cs="Consolas"/>
                          <w:color w:val="000000"/>
                          <w:sz w:val="20"/>
                          <w:szCs w:val="20"/>
                        </w:rPr>
                        <w:t>.getSource())).setTranslateY(</w:t>
                      </w:r>
                      <w:r>
                        <w:rPr>
                          <w:rFonts w:ascii="Consolas" w:hAnsi="Consolas" w:cs="Consolas"/>
                          <w:color w:val="6A3E3E"/>
                          <w:sz w:val="20"/>
                          <w:szCs w:val="20"/>
                        </w:rPr>
                        <w:t>newTranslateY</w:t>
                      </w:r>
                      <w:r>
                        <w:rPr>
                          <w:rFonts w:ascii="Consolas" w:hAnsi="Consolas" w:cs="Consolas"/>
                          <w:color w:val="000000"/>
                          <w:sz w:val="20"/>
                          <w:szCs w:val="20"/>
                        </w:rPr>
                        <w:t>);</w:t>
                      </w:r>
                    </w:p>
                    <w:p w14:paraId="563B6C60" w14:textId="77777777" w:rsidR="00462964" w:rsidRDefault="00462964" w:rsidP="002225EB">
                      <w:pPr>
                        <w:autoSpaceDE w:val="0"/>
                        <w:autoSpaceDN w:val="0"/>
                        <w:adjustRightInd w:val="0"/>
                        <w:spacing w:after="0" w:line="240" w:lineRule="auto"/>
                        <w:rPr>
                          <w:rFonts w:ascii="Consolas" w:hAnsi="Consolas" w:cs="Consolas"/>
                          <w:sz w:val="20"/>
                          <w:szCs w:val="20"/>
                        </w:rPr>
                      </w:pPr>
                    </w:p>
                    <w:p w14:paraId="563B6C61" w14:textId="77777777" w:rsidR="00462964" w:rsidRDefault="00462964" w:rsidP="002225EB">
                      <w:r>
                        <w:rPr>
                          <w:rFonts w:ascii="Consolas" w:hAnsi="Consolas" w:cs="Consolas"/>
                          <w:color w:val="000000"/>
                          <w:sz w:val="20"/>
                          <w:szCs w:val="20"/>
                        </w:rPr>
                        <w:tab/>
                        <w:t>}</w:t>
                      </w:r>
                    </w:p>
                  </w:txbxContent>
                </v:textbox>
                <w10:wrap type="topAndBottom" anchorx="margin"/>
              </v:shape>
            </w:pict>
          </mc:Fallback>
        </mc:AlternateContent>
      </w:r>
      <w:r w:rsidR="00074BDB">
        <w:rPr>
          <w:sz w:val="24"/>
          <w:szCs w:val="24"/>
        </w:rPr>
        <w:t>Druhým způsobem využití metody drag and d</w:t>
      </w:r>
      <w:r w:rsidR="00DF13AA">
        <w:rPr>
          <w:sz w:val="24"/>
          <w:szCs w:val="24"/>
        </w:rPr>
        <w:t xml:space="preserve">rop je přesun komponent po plátně. </w:t>
      </w:r>
      <w:r w:rsidR="00DD15DA">
        <w:rPr>
          <w:sz w:val="24"/>
          <w:szCs w:val="24"/>
        </w:rPr>
        <w:t xml:space="preserve">Tato funkce je celá implementována ve třídě </w:t>
      </w:r>
      <w:r w:rsidR="00DD15DA" w:rsidRPr="00611CC0">
        <w:rPr>
          <w:b/>
          <w:i/>
          <w:sz w:val="24"/>
          <w:szCs w:val="24"/>
        </w:rPr>
        <w:t>CanvasItem</w:t>
      </w:r>
      <w:r w:rsidR="00DD15DA">
        <w:rPr>
          <w:sz w:val="24"/>
          <w:szCs w:val="24"/>
        </w:rPr>
        <w:t>. N</w:t>
      </w:r>
      <w:r w:rsidR="00097233">
        <w:rPr>
          <w:sz w:val="24"/>
          <w:szCs w:val="24"/>
        </w:rPr>
        <w:t>a rozdíl od předchozího způsobu</w:t>
      </w:r>
      <w:r w:rsidR="00DD15DA">
        <w:rPr>
          <w:sz w:val="24"/>
          <w:szCs w:val="24"/>
        </w:rPr>
        <w:t xml:space="preserve"> zde není využíváno rozpoznávání pohybu daného prvku jako takovéh</w:t>
      </w:r>
      <w:r w:rsidR="00611CC0">
        <w:rPr>
          <w:sz w:val="24"/>
          <w:szCs w:val="24"/>
        </w:rPr>
        <w:t>o, ale pouze pohybu myši s daným prvkem</w:t>
      </w:r>
      <w:r w:rsidR="00DD15DA">
        <w:rPr>
          <w:sz w:val="24"/>
          <w:szCs w:val="24"/>
        </w:rPr>
        <w:t>. Komponenta má pro tento způsob pohybu implementované dvě metody. První metoda</w:t>
      </w:r>
      <w:r w:rsidR="002225EB">
        <w:rPr>
          <w:sz w:val="24"/>
          <w:szCs w:val="24"/>
        </w:rPr>
        <w:t xml:space="preserve"> </w:t>
      </w:r>
      <w:r w:rsidR="002225EB" w:rsidRPr="0053133D">
        <w:rPr>
          <w:i/>
          <w:sz w:val="24"/>
          <w:szCs w:val="24"/>
        </w:rPr>
        <w:t>setOnMousePressed</w:t>
      </w:r>
      <w:r w:rsidR="002225EB">
        <w:rPr>
          <w:sz w:val="24"/>
          <w:szCs w:val="24"/>
        </w:rPr>
        <w:t xml:space="preserve"> umožnuje</w:t>
      </w:r>
      <w:r w:rsidR="00DD15DA">
        <w:rPr>
          <w:sz w:val="24"/>
          <w:szCs w:val="24"/>
        </w:rPr>
        <w:t xml:space="preserve"> rozpoznání kliku na daný prvek. Uvnitř </w:t>
      </w:r>
      <w:r w:rsidR="002225EB" w:rsidRPr="0053133D">
        <w:rPr>
          <w:i/>
          <w:sz w:val="24"/>
          <w:szCs w:val="24"/>
        </w:rPr>
        <w:t>EventHandleru</w:t>
      </w:r>
      <w:r w:rsidR="00DD15DA">
        <w:rPr>
          <w:sz w:val="24"/>
          <w:szCs w:val="24"/>
        </w:rPr>
        <w:t xml:space="preserve"> </w:t>
      </w:r>
      <w:r w:rsidR="002225EB">
        <w:rPr>
          <w:sz w:val="24"/>
          <w:szCs w:val="24"/>
        </w:rPr>
        <w:t xml:space="preserve">se nastaví proměnné třídy, které představující startovní polohu prvku, ze které se následně vypočítává posun prvku po plátnu. Aktuální souřadnice jsou získávány pomocí metody </w:t>
      </w:r>
      <w:r w:rsidR="002225EB" w:rsidRPr="0053133D">
        <w:rPr>
          <w:i/>
          <w:sz w:val="24"/>
          <w:szCs w:val="24"/>
        </w:rPr>
        <w:t>setOnMouseDragged</w:t>
      </w:r>
      <w:r w:rsidR="002225EB" w:rsidRPr="0053133D">
        <w:rPr>
          <w:rFonts w:ascii="Consolas" w:hAnsi="Consolas" w:cs="Consolas"/>
          <w:color w:val="000000"/>
          <w:sz w:val="20"/>
          <w:szCs w:val="20"/>
        </w:rPr>
        <w:t xml:space="preserve"> a </w:t>
      </w:r>
      <w:r w:rsidR="002225EB" w:rsidRPr="0053133D">
        <w:rPr>
          <w:i/>
          <w:sz w:val="24"/>
          <w:szCs w:val="24"/>
        </w:rPr>
        <w:t>EventHandler&lt;MouseEvent&gt;</w:t>
      </w:r>
      <w:r w:rsidR="00097233" w:rsidRPr="0053133D">
        <w:rPr>
          <w:i/>
          <w:sz w:val="24"/>
          <w:szCs w:val="24"/>
        </w:rPr>
        <w:t>.</w:t>
      </w:r>
      <w:r w:rsidR="00F95D51">
        <w:rPr>
          <w:i/>
          <w:sz w:val="24"/>
          <w:szCs w:val="24"/>
        </w:rPr>
        <w:t xml:space="preserve"> </w:t>
      </w:r>
      <w:r w:rsidR="00F95D51">
        <w:rPr>
          <w:sz w:val="24"/>
          <w:szCs w:val="24"/>
        </w:rPr>
        <w:t xml:space="preserve">Pro kontrolu pozice komponenty byla využita metoda </w:t>
      </w:r>
      <w:r w:rsidR="00F95D51">
        <w:rPr>
          <w:i/>
          <w:sz w:val="24"/>
          <w:szCs w:val="24"/>
        </w:rPr>
        <w:t>setOnMouseRelease()</w:t>
      </w:r>
      <w:r w:rsidR="00F95D51">
        <w:rPr>
          <w:b/>
          <w:sz w:val="24"/>
          <w:szCs w:val="24"/>
        </w:rPr>
        <w:t xml:space="preserve">. </w:t>
      </w:r>
      <w:r w:rsidR="00F95D51">
        <w:rPr>
          <w:i/>
          <w:sz w:val="24"/>
          <w:szCs w:val="24"/>
        </w:rPr>
        <w:t xml:space="preserve"> </w:t>
      </w:r>
    </w:p>
    <w:p w14:paraId="563B6B21" w14:textId="50601789" w:rsidR="0027116E" w:rsidRDefault="0027116E" w:rsidP="00F4184F">
      <w:pPr>
        <w:pStyle w:val="Nadpis2"/>
        <w:numPr>
          <w:ilvl w:val="1"/>
          <w:numId w:val="16"/>
        </w:numPr>
      </w:pPr>
      <w:bookmarkStart w:id="92" w:name="_Toc481097086"/>
      <w:r w:rsidRPr="00F70614">
        <w:t xml:space="preserve">Implementace </w:t>
      </w:r>
      <w:r w:rsidR="00F4184F">
        <w:t>zadávacích formulářů</w:t>
      </w:r>
      <w:bookmarkEnd w:id="92"/>
    </w:p>
    <w:p w14:paraId="563B6B22" w14:textId="4B9ED3A3" w:rsidR="00F4184F" w:rsidRPr="00922D46" w:rsidRDefault="00F4184F" w:rsidP="00922D46">
      <w:pPr>
        <w:spacing w:line="360" w:lineRule="auto"/>
        <w:jc w:val="both"/>
        <w:rPr>
          <w:b/>
          <w:i/>
          <w:sz w:val="24"/>
          <w:szCs w:val="24"/>
        </w:rPr>
      </w:pPr>
      <w:r w:rsidRPr="00F4184F">
        <w:rPr>
          <w:sz w:val="24"/>
          <w:szCs w:val="24"/>
        </w:rPr>
        <w:t xml:space="preserve">Zadávací formuláře jsou jednou z nejdůležitějších </w:t>
      </w:r>
      <w:r>
        <w:rPr>
          <w:sz w:val="24"/>
          <w:szCs w:val="24"/>
        </w:rPr>
        <w:t xml:space="preserve">komponent celé aplikace. Pomocí těchto formulářů uživatel zadává veškerá data, která se ukládají do datových struktur a následně se ukládají do XML souboru. </w:t>
      </w:r>
      <w:r w:rsidR="0058728C">
        <w:rPr>
          <w:sz w:val="24"/>
          <w:szCs w:val="24"/>
        </w:rPr>
        <w:t xml:space="preserve">Pro implementaci </w:t>
      </w:r>
      <w:r w:rsidR="009B645F">
        <w:rPr>
          <w:sz w:val="24"/>
          <w:szCs w:val="24"/>
        </w:rPr>
        <w:t>formulářů bylo využito několika vlastností jazyka J</w:t>
      </w:r>
      <w:r w:rsidR="00F95D51">
        <w:rPr>
          <w:sz w:val="24"/>
          <w:szCs w:val="24"/>
        </w:rPr>
        <w:t>ava</w:t>
      </w:r>
      <w:r w:rsidR="009B645F">
        <w:rPr>
          <w:sz w:val="24"/>
          <w:szCs w:val="24"/>
        </w:rPr>
        <w:t xml:space="preserve">. Pro zjednodušení kódu bylo využito </w:t>
      </w:r>
      <w:r w:rsidR="009B645F" w:rsidRPr="0053133D">
        <w:rPr>
          <w:sz w:val="24"/>
          <w:szCs w:val="24"/>
        </w:rPr>
        <w:t>dědičnosti tříd, pro s</w:t>
      </w:r>
      <w:r w:rsidR="00922D46" w:rsidRPr="0053133D">
        <w:rPr>
          <w:sz w:val="24"/>
          <w:szCs w:val="24"/>
        </w:rPr>
        <w:t>jednocení funkčnosti a </w:t>
      </w:r>
      <w:r w:rsidR="009B645F" w:rsidRPr="0053133D">
        <w:rPr>
          <w:sz w:val="24"/>
          <w:szCs w:val="24"/>
        </w:rPr>
        <w:t>vlastností formulářů pak rozhraní.</w:t>
      </w:r>
    </w:p>
    <w:p w14:paraId="563B6B23" w14:textId="289B0385" w:rsidR="00F4184F" w:rsidRDefault="00F4184F" w:rsidP="00F4184F">
      <w:pPr>
        <w:pStyle w:val="Nadpis3"/>
        <w:numPr>
          <w:ilvl w:val="2"/>
          <w:numId w:val="16"/>
        </w:numPr>
      </w:pPr>
      <w:bookmarkStart w:id="93" w:name="_Toc481097087"/>
      <w:r>
        <w:t>Struktura dědění</w:t>
      </w:r>
      <w:bookmarkEnd w:id="93"/>
    </w:p>
    <w:p w14:paraId="563B6B24" w14:textId="3D468AA7" w:rsidR="00F4184F" w:rsidRDefault="009322F4" w:rsidP="009322F4">
      <w:pPr>
        <w:spacing w:line="360" w:lineRule="auto"/>
        <w:jc w:val="both"/>
        <w:rPr>
          <w:sz w:val="24"/>
          <w:szCs w:val="24"/>
        </w:rPr>
      </w:pPr>
      <w:r w:rsidRPr="009322F4">
        <w:rPr>
          <w:sz w:val="24"/>
          <w:szCs w:val="24"/>
        </w:rPr>
        <w:t>Velké množs</w:t>
      </w:r>
      <w:r>
        <w:rPr>
          <w:sz w:val="24"/>
          <w:szCs w:val="24"/>
        </w:rPr>
        <w:t xml:space="preserve">tví segmentů </w:t>
      </w:r>
      <w:r w:rsidR="00611CC0">
        <w:rPr>
          <w:sz w:val="24"/>
          <w:szCs w:val="24"/>
        </w:rPr>
        <w:t xml:space="preserve">procesu </w:t>
      </w:r>
      <w:r>
        <w:rPr>
          <w:sz w:val="24"/>
          <w:szCs w:val="24"/>
        </w:rPr>
        <w:t xml:space="preserve">vývoje má společné </w:t>
      </w:r>
      <w:r w:rsidRPr="009322F4">
        <w:rPr>
          <w:sz w:val="24"/>
          <w:szCs w:val="24"/>
        </w:rPr>
        <w:t>datové prvky,</w:t>
      </w:r>
      <w:r>
        <w:rPr>
          <w:sz w:val="24"/>
          <w:szCs w:val="24"/>
        </w:rPr>
        <w:t xml:space="preserve"> a tedy i grafické komponenty.</w:t>
      </w:r>
      <w:r w:rsidRPr="009322F4">
        <w:rPr>
          <w:sz w:val="24"/>
          <w:szCs w:val="24"/>
        </w:rPr>
        <w:t xml:space="preserve"> </w:t>
      </w:r>
      <w:r>
        <w:rPr>
          <w:sz w:val="24"/>
          <w:szCs w:val="24"/>
        </w:rPr>
        <w:t>N</w:t>
      </w:r>
      <w:r w:rsidRPr="009322F4">
        <w:rPr>
          <w:sz w:val="24"/>
          <w:szCs w:val="24"/>
        </w:rPr>
        <w:t>apříklad jmé</w:t>
      </w:r>
      <w:r w:rsidR="00981221">
        <w:rPr>
          <w:sz w:val="24"/>
          <w:szCs w:val="24"/>
        </w:rPr>
        <w:t>no, popis nebo datum vytvoření.</w:t>
      </w:r>
      <w:r w:rsidRPr="009322F4">
        <w:rPr>
          <w:sz w:val="24"/>
          <w:szCs w:val="24"/>
        </w:rPr>
        <w:t xml:space="preserve"> </w:t>
      </w:r>
      <w:r>
        <w:rPr>
          <w:sz w:val="24"/>
          <w:szCs w:val="24"/>
        </w:rPr>
        <w:t xml:space="preserve">Proto byly vytvořeny </w:t>
      </w:r>
      <w:r w:rsidR="00D9170D">
        <w:rPr>
          <w:sz w:val="24"/>
          <w:szCs w:val="24"/>
        </w:rPr>
        <w:t>tři</w:t>
      </w:r>
      <w:r>
        <w:rPr>
          <w:sz w:val="24"/>
          <w:szCs w:val="24"/>
        </w:rPr>
        <w:t xml:space="preserve"> struktury dědění tříd se společnými grafickými prvky. První st</w:t>
      </w:r>
      <w:r w:rsidR="006F1D4C">
        <w:rPr>
          <w:sz w:val="24"/>
          <w:szCs w:val="24"/>
        </w:rPr>
        <w:t>ruktura byla vytvořena pro formuláře vázané na komponenty využívané na plátně. Tyto formuláře většinou umož</w:t>
      </w:r>
      <w:r w:rsidR="00C854BB">
        <w:rPr>
          <w:sz w:val="24"/>
          <w:szCs w:val="24"/>
        </w:rPr>
        <w:t>ň</w:t>
      </w:r>
      <w:r w:rsidR="006F1D4C">
        <w:rPr>
          <w:sz w:val="24"/>
          <w:szCs w:val="24"/>
        </w:rPr>
        <w:t xml:space="preserve">ují </w:t>
      </w:r>
      <w:r w:rsidR="00D9170D">
        <w:rPr>
          <w:sz w:val="24"/>
          <w:szCs w:val="24"/>
        </w:rPr>
        <w:t xml:space="preserve">vkládaní </w:t>
      </w:r>
      <w:r w:rsidR="00D9170D">
        <w:rPr>
          <w:sz w:val="24"/>
          <w:szCs w:val="24"/>
        </w:rPr>
        <w:lastRenderedPageBreak/>
        <w:t>složitějších</w:t>
      </w:r>
      <w:r w:rsidR="006F1D4C">
        <w:rPr>
          <w:sz w:val="24"/>
          <w:szCs w:val="24"/>
        </w:rPr>
        <w:t xml:space="preserve"> dat</w:t>
      </w:r>
      <w:r w:rsidR="00C05DCF">
        <w:rPr>
          <w:sz w:val="24"/>
          <w:szCs w:val="24"/>
        </w:rPr>
        <w:t xml:space="preserve"> a</w:t>
      </w:r>
      <w:r w:rsidR="00D9170D">
        <w:rPr>
          <w:sz w:val="24"/>
          <w:szCs w:val="24"/>
        </w:rPr>
        <w:t xml:space="preserve"> jejich následné zpracování</w:t>
      </w:r>
      <w:r w:rsidR="006F1D4C">
        <w:rPr>
          <w:sz w:val="24"/>
          <w:szCs w:val="24"/>
        </w:rPr>
        <w:t xml:space="preserve">. </w:t>
      </w:r>
      <w:r w:rsidR="00C05DCF">
        <w:rPr>
          <w:sz w:val="24"/>
          <w:szCs w:val="24"/>
        </w:rPr>
        <w:t>Vytváření jednodušších segmentů a jejich přehled</w:t>
      </w:r>
      <w:r w:rsidR="00D9170D">
        <w:rPr>
          <w:sz w:val="24"/>
          <w:szCs w:val="24"/>
        </w:rPr>
        <w:t xml:space="preserve"> patří do druhé skupiny dědění</w:t>
      </w:r>
      <w:r w:rsidR="00182FF5">
        <w:rPr>
          <w:sz w:val="24"/>
          <w:szCs w:val="24"/>
        </w:rPr>
        <w:t xml:space="preserve">. Hlavní komponentou využívanou v těchto formulářích je TableView. Ve třetí skupině se nachází formuláře, které jsou tvořeny ze dvou menších formulářů úzce spolu souvisejících. </w:t>
      </w:r>
      <w:r w:rsidR="00D9170D">
        <w:rPr>
          <w:sz w:val="24"/>
          <w:szCs w:val="24"/>
        </w:rPr>
        <w:t xml:space="preserve"> </w:t>
      </w:r>
    </w:p>
    <w:p w14:paraId="563B6B25" w14:textId="1B8DCCCF" w:rsidR="00182FF5" w:rsidRDefault="00182FF5" w:rsidP="009322F4">
      <w:pPr>
        <w:spacing w:line="360" w:lineRule="auto"/>
        <w:jc w:val="both"/>
        <w:rPr>
          <w:sz w:val="24"/>
          <w:szCs w:val="24"/>
        </w:rPr>
      </w:pPr>
      <w:r>
        <w:rPr>
          <w:sz w:val="24"/>
          <w:szCs w:val="24"/>
        </w:rPr>
        <w:t>5.4.1.1</w:t>
      </w:r>
      <w:r>
        <w:rPr>
          <w:sz w:val="24"/>
          <w:szCs w:val="24"/>
        </w:rPr>
        <w:tab/>
      </w:r>
      <w:r w:rsidR="00C05DCF">
        <w:rPr>
          <w:sz w:val="24"/>
          <w:szCs w:val="24"/>
        </w:rPr>
        <w:t>Hlavní</w:t>
      </w:r>
      <w:r>
        <w:rPr>
          <w:sz w:val="24"/>
          <w:szCs w:val="24"/>
        </w:rPr>
        <w:t xml:space="preserve"> formuláře</w:t>
      </w:r>
    </w:p>
    <w:p w14:paraId="563B6B26" w14:textId="547719B6" w:rsidR="00DD24CE" w:rsidRPr="00772130" w:rsidRDefault="00182FF5" w:rsidP="006B01B4">
      <w:pPr>
        <w:spacing w:line="360" w:lineRule="auto"/>
        <w:jc w:val="both"/>
        <w:rPr>
          <w:sz w:val="24"/>
          <w:szCs w:val="24"/>
        </w:rPr>
      </w:pPr>
      <w:r>
        <w:rPr>
          <w:sz w:val="24"/>
          <w:szCs w:val="24"/>
        </w:rPr>
        <w:t xml:space="preserve">Základní třídou v této skupině je třída </w:t>
      </w:r>
      <w:r w:rsidRPr="00C05DCF">
        <w:rPr>
          <w:b/>
          <w:i/>
          <w:sz w:val="24"/>
          <w:szCs w:val="24"/>
        </w:rPr>
        <w:t>BasicForm</w:t>
      </w:r>
      <w:r>
        <w:rPr>
          <w:sz w:val="24"/>
          <w:szCs w:val="24"/>
        </w:rPr>
        <w:t xml:space="preserve"> odděděná </w:t>
      </w:r>
      <w:r w:rsidR="00DD24CE">
        <w:rPr>
          <w:sz w:val="24"/>
          <w:szCs w:val="24"/>
        </w:rPr>
        <w:t xml:space="preserve">od </w:t>
      </w:r>
      <w:r>
        <w:rPr>
          <w:sz w:val="24"/>
          <w:szCs w:val="24"/>
        </w:rPr>
        <w:t xml:space="preserve">třídy </w:t>
      </w:r>
      <w:r w:rsidRPr="0053133D">
        <w:rPr>
          <w:i/>
          <w:sz w:val="24"/>
          <w:szCs w:val="24"/>
        </w:rPr>
        <w:t>Stage</w:t>
      </w:r>
      <w:r>
        <w:rPr>
          <w:sz w:val="24"/>
          <w:szCs w:val="24"/>
        </w:rPr>
        <w:t xml:space="preserve">. Obsahuje hlavní panel, do kterého se vkládají další komponenty, tlačítka, </w:t>
      </w:r>
      <w:r w:rsidRPr="0053133D">
        <w:rPr>
          <w:i/>
          <w:sz w:val="24"/>
          <w:szCs w:val="24"/>
        </w:rPr>
        <w:t>GridPane</w:t>
      </w:r>
      <w:r>
        <w:rPr>
          <w:sz w:val="24"/>
          <w:szCs w:val="24"/>
        </w:rPr>
        <w:t xml:space="preserve"> </w:t>
      </w:r>
      <w:r w:rsidR="00DD24CE">
        <w:rPr>
          <w:sz w:val="24"/>
          <w:szCs w:val="24"/>
        </w:rPr>
        <w:t>s prvky pro ukládání dat nebo v případě potřeby</w:t>
      </w:r>
      <w:r w:rsidR="000729FB">
        <w:rPr>
          <w:sz w:val="24"/>
          <w:szCs w:val="24"/>
        </w:rPr>
        <w:t xml:space="preserve"> umožňuje</w:t>
      </w:r>
      <w:r w:rsidR="00DD24CE">
        <w:rPr>
          <w:sz w:val="24"/>
          <w:szCs w:val="24"/>
        </w:rPr>
        <w:t xml:space="preserve"> přidat vlastní plátno. V této třídě je vytvořeno </w:t>
      </w:r>
      <w:r w:rsidR="00126190">
        <w:rPr>
          <w:sz w:val="24"/>
          <w:szCs w:val="24"/>
        </w:rPr>
        <w:t>vstupní pole</w:t>
      </w:r>
      <w:r w:rsidR="00DD24CE">
        <w:rPr>
          <w:sz w:val="24"/>
          <w:szCs w:val="24"/>
        </w:rPr>
        <w:t xml:space="preserve"> pro zadaní jména. Třída </w:t>
      </w:r>
      <w:r w:rsidR="00DD24CE" w:rsidRPr="0053133D">
        <w:rPr>
          <w:b/>
          <w:i/>
          <w:sz w:val="24"/>
          <w:szCs w:val="24"/>
        </w:rPr>
        <w:t>DescriptionBasicForm</w:t>
      </w:r>
      <w:r w:rsidR="00DD24CE" w:rsidRPr="0053133D">
        <w:rPr>
          <w:sz w:val="24"/>
          <w:szCs w:val="24"/>
        </w:rPr>
        <w:t xml:space="preserve"> využívající třídu </w:t>
      </w:r>
      <w:r w:rsidR="00DD24CE" w:rsidRPr="00F95D51">
        <w:rPr>
          <w:b/>
          <w:i/>
          <w:sz w:val="24"/>
          <w:szCs w:val="24"/>
        </w:rPr>
        <w:t>BasicForm</w:t>
      </w:r>
      <w:r w:rsidR="00DD24CE" w:rsidRPr="0053133D">
        <w:rPr>
          <w:sz w:val="24"/>
          <w:szCs w:val="24"/>
        </w:rPr>
        <w:t xml:space="preserve"> </w:t>
      </w:r>
      <w:r w:rsidR="00DD24CE">
        <w:rPr>
          <w:sz w:val="24"/>
          <w:szCs w:val="24"/>
        </w:rPr>
        <w:t xml:space="preserve">přidává </w:t>
      </w:r>
      <w:r w:rsidR="00126190">
        <w:rPr>
          <w:sz w:val="24"/>
          <w:szCs w:val="24"/>
        </w:rPr>
        <w:t>vstupní pole</w:t>
      </w:r>
      <w:r w:rsidR="00DD24CE">
        <w:rPr>
          <w:sz w:val="24"/>
          <w:szCs w:val="24"/>
        </w:rPr>
        <w:t xml:space="preserve"> pro zadaní popisu. Dalšími třídami následujícími v hierarchii dědění jsou třídy </w:t>
      </w:r>
      <w:r w:rsidR="00DD24CE" w:rsidRPr="00C05DCF">
        <w:rPr>
          <w:b/>
          <w:i/>
          <w:sz w:val="24"/>
          <w:szCs w:val="24"/>
        </w:rPr>
        <w:t>DateDescBasicForm</w:t>
      </w:r>
      <w:r w:rsidR="00DD24CE" w:rsidRPr="00DD24CE">
        <w:rPr>
          <w:sz w:val="24"/>
          <w:szCs w:val="24"/>
        </w:rPr>
        <w:t xml:space="preserve">, </w:t>
      </w:r>
      <w:r w:rsidR="006B01B4">
        <w:rPr>
          <w:sz w:val="24"/>
          <w:szCs w:val="24"/>
        </w:rPr>
        <w:t xml:space="preserve">která </w:t>
      </w:r>
      <w:r w:rsidR="00DD24CE" w:rsidRPr="00DD24CE">
        <w:rPr>
          <w:sz w:val="24"/>
          <w:szCs w:val="24"/>
        </w:rPr>
        <w:t xml:space="preserve">přidává </w:t>
      </w:r>
      <w:r w:rsidR="00126190">
        <w:rPr>
          <w:sz w:val="24"/>
          <w:szCs w:val="24"/>
        </w:rPr>
        <w:t>vstupní pole</w:t>
      </w:r>
      <w:r w:rsidR="00DD24CE" w:rsidRPr="00DD24CE">
        <w:rPr>
          <w:sz w:val="24"/>
          <w:szCs w:val="24"/>
        </w:rPr>
        <w:t xml:space="preserve"> pro zadání</w:t>
      </w:r>
      <w:r w:rsidR="006B01B4">
        <w:rPr>
          <w:sz w:val="24"/>
          <w:szCs w:val="24"/>
        </w:rPr>
        <w:t xml:space="preserve"> data,</w:t>
      </w:r>
      <w:r w:rsidR="00DD24CE">
        <w:rPr>
          <w:sz w:val="24"/>
          <w:szCs w:val="24"/>
        </w:rPr>
        <w:t xml:space="preserve"> </w:t>
      </w:r>
      <w:r w:rsidR="00DD24CE" w:rsidRPr="00DD24CE">
        <w:rPr>
          <w:sz w:val="24"/>
          <w:szCs w:val="24"/>
        </w:rPr>
        <w:t>a od této třídy</w:t>
      </w:r>
      <w:r w:rsidR="00C05DCF">
        <w:rPr>
          <w:sz w:val="24"/>
          <w:szCs w:val="24"/>
        </w:rPr>
        <w:t xml:space="preserve"> dědí</w:t>
      </w:r>
      <w:r w:rsidR="00DD24CE" w:rsidRPr="00DD24CE">
        <w:rPr>
          <w:sz w:val="24"/>
          <w:szCs w:val="24"/>
        </w:rPr>
        <w:t xml:space="preserve"> třída </w:t>
      </w:r>
      <w:r w:rsidR="00DD24CE" w:rsidRPr="00F95D51">
        <w:rPr>
          <w:b/>
          <w:i/>
          <w:sz w:val="24"/>
          <w:szCs w:val="24"/>
        </w:rPr>
        <w:t>Date2DescBasicForm</w:t>
      </w:r>
      <w:r w:rsidR="00DD24CE" w:rsidRPr="00DD24CE">
        <w:rPr>
          <w:sz w:val="24"/>
          <w:szCs w:val="24"/>
        </w:rPr>
        <w:t xml:space="preserve">, umožňující zadání druhého </w:t>
      </w:r>
      <w:r w:rsidR="006B01B4">
        <w:rPr>
          <w:sz w:val="24"/>
          <w:szCs w:val="24"/>
        </w:rPr>
        <w:t>data</w:t>
      </w:r>
      <w:r w:rsidR="00DD24CE" w:rsidRPr="00DD24CE">
        <w:rPr>
          <w:sz w:val="24"/>
          <w:szCs w:val="24"/>
        </w:rPr>
        <w:t>.</w:t>
      </w:r>
      <w:r w:rsidR="00C05DCF">
        <w:rPr>
          <w:sz w:val="24"/>
          <w:szCs w:val="24"/>
        </w:rPr>
        <w:t xml:space="preserve"> Graf dě</w:t>
      </w:r>
      <w:r w:rsidR="00A52CDD">
        <w:rPr>
          <w:sz w:val="24"/>
          <w:szCs w:val="24"/>
        </w:rPr>
        <w:t>dičnosti na Obr 14</w:t>
      </w:r>
      <w:r w:rsidR="00C05DCF">
        <w:rPr>
          <w:sz w:val="24"/>
          <w:szCs w:val="24"/>
        </w:rPr>
        <w:t xml:space="preserve">. </w:t>
      </w:r>
    </w:p>
    <w:p w14:paraId="563B6B27" w14:textId="44A3CB1C" w:rsidR="00CB0A9E" w:rsidRDefault="00182FF5" w:rsidP="00CB0A9E">
      <w:pPr>
        <w:pStyle w:val="Odstavecseseznamem"/>
        <w:numPr>
          <w:ilvl w:val="3"/>
          <w:numId w:val="16"/>
        </w:numPr>
        <w:spacing w:line="360" w:lineRule="auto"/>
        <w:jc w:val="both"/>
        <w:rPr>
          <w:sz w:val="24"/>
          <w:szCs w:val="24"/>
        </w:rPr>
      </w:pPr>
      <w:r w:rsidRPr="00CB0A9E">
        <w:rPr>
          <w:sz w:val="24"/>
          <w:szCs w:val="24"/>
        </w:rPr>
        <w:t>Formuláře s</w:t>
      </w:r>
      <w:r w:rsidR="00CB0A9E">
        <w:rPr>
          <w:sz w:val="24"/>
          <w:szCs w:val="24"/>
        </w:rPr>
        <w:t> TableView</w:t>
      </w:r>
    </w:p>
    <w:p w14:paraId="563B6B28" w14:textId="2B1359DB" w:rsidR="00AB7C7F" w:rsidRDefault="00CB0A9E" w:rsidP="00E6538B">
      <w:pPr>
        <w:spacing w:line="360" w:lineRule="auto"/>
        <w:jc w:val="both"/>
        <w:rPr>
          <w:sz w:val="24"/>
          <w:szCs w:val="24"/>
        </w:rPr>
      </w:pPr>
      <w:r>
        <w:rPr>
          <w:sz w:val="24"/>
          <w:szCs w:val="24"/>
        </w:rPr>
        <w:t xml:space="preserve">První třídou v hierarchii této skupiny je třída </w:t>
      </w:r>
      <w:r w:rsidRPr="00C05DCF">
        <w:rPr>
          <w:b/>
          <w:i/>
          <w:sz w:val="24"/>
          <w:szCs w:val="24"/>
        </w:rPr>
        <w:t>TableBasicForm</w:t>
      </w:r>
      <w:r w:rsidR="00E6538B">
        <w:rPr>
          <w:sz w:val="24"/>
          <w:szCs w:val="24"/>
        </w:rPr>
        <w:t xml:space="preserve">, která obsahuje </w:t>
      </w:r>
      <w:r w:rsidRPr="00CB0A9E">
        <w:rPr>
          <w:sz w:val="24"/>
          <w:szCs w:val="24"/>
        </w:rPr>
        <w:t>hlavní panel</w:t>
      </w:r>
      <w:r>
        <w:rPr>
          <w:sz w:val="24"/>
          <w:szCs w:val="24"/>
        </w:rPr>
        <w:t>,</w:t>
      </w:r>
      <w:r w:rsidRPr="00CB0A9E">
        <w:rPr>
          <w:sz w:val="24"/>
          <w:szCs w:val="24"/>
        </w:rPr>
        <w:t xml:space="preserve"> </w:t>
      </w:r>
      <w:r>
        <w:rPr>
          <w:sz w:val="24"/>
          <w:szCs w:val="24"/>
        </w:rPr>
        <w:t xml:space="preserve">do kterého je vložen </w:t>
      </w:r>
      <w:r w:rsidRPr="00CB0A9E">
        <w:rPr>
          <w:sz w:val="24"/>
          <w:szCs w:val="24"/>
        </w:rPr>
        <w:t>panel s prvky umožňujícími zadání dat do tabulky</w:t>
      </w:r>
      <w:r w:rsidR="00E6538B">
        <w:rPr>
          <w:sz w:val="24"/>
          <w:szCs w:val="24"/>
        </w:rPr>
        <w:t>,</w:t>
      </w:r>
      <w:r w:rsidRPr="00CB0A9E">
        <w:rPr>
          <w:sz w:val="24"/>
          <w:szCs w:val="24"/>
        </w:rPr>
        <w:t xml:space="preserve"> potažmo do datových struktur pro možnost výběru z ostatních formulářů.</w:t>
      </w:r>
      <w:r>
        <w:rPr>
          <w:sz w:val="24"/>
          <w:szCs w:val="24"/>
        </w:rPr>
        <w:t xml:space="preserve"> Vlast</w:t>
      </w:r>
      <w:r w:rsidR="00E6538B">
        <w:rPr>
          <w:sz w:val="24"/>
          <w:szCs w:val="24"/>
        </w:rPr>
        <w:t>ní tabulku pro reprezentaci dat</w:t>
      </w:r>
      <w:r w:rsidR="00C05DCF">
        <w:rPr>
          <w:sz w:val="24"/>
          <w:szCs w:val="24"/>
        </w:rPr>
        <w:t xml:space="preserve"> </w:t>
      </w:r>
      <w:r w:rsidR="00E6538B">
        <w:rPr>
          <w:sz w:val="24"/>
          <w:szCs w:val="24"/>
        </w:rPr>
        <w:t>implementuje</w:t>
      </w:r>
      <w:r>
        <w:rPr>
          <w:sz w:val="24"/>
          <w:szCs w:val="24"/>
        </w:rPr>
        <w:t xml:space="preserve"> každá třída dědící tuto třídu sama. Výjimkou jsou </w:t>
      </w:r>
      <w:r w:rsidR="00D555E1">
        <w:rPr>
          <w:sz w:val="24"/>
          <w:szCs w:val="24"/>
        </w:rPr>
        <w:t>formuláře umožňující vytvořen</w:t>
      </w:r>
      <w:r w:rsidR="00C05DCF">
        <w:rPr>
          <w:sz w:val="24"/>
          <w:szCs w:val="24"/>
        </w:rPr>
        <w:t>í metadat</w:t>
      </w:r>
      <w:r w:rsidR="00E6538B">
        <w:rPr>
          <w:sz w:val="24"/>
          <w:szCs w:val="24"/>
        </w:rPr>
        <w:t>,</w:t>
      </w:r>
      <w:r w:rsidR="00C05DCF">
        <w:rPr>
          <w:sz w:val="24"/>
          <w:szCs w:val="24"/>
        </w:rPr>
        <w:t xml:space="preserve"> například pro Work</w:t>
      </w:r>
      <w:r w:rsidR="00726A08">
        <w:rPr>
          <w:sz w:val="24"/>
          <w:szCs w:val="24"/>
        </w:rPr>
        <w:t xml:space="preserve"> </w:t>
      </w:r>
      <w:r w:rsidR="00C05DCF">
        <w:rPr>
          <w:sz w:val="24"/>
          <w:szCs w:val="24"/>
        </w:rPr>
        <w:t>Unit. Zde jsou třídy od</w:t>
      </w:r>
      <w:r w:rsidR="00D555E1">
        <w:rPr>
          <w:sz w:val="24"/>
          <w:szCs w:val="24"/>
        </w:rPr>
        <w:t xml:space="preserve">děděny od třídy </w:t>
      </w:r>
      <w:r w:rsidR="00D555E1" w:rsidRPr="00C05DCF">
        <w:rPr>
          <w:b/>
          <w:i/>
          <w:sz w:val="24"/>
          <w:szCs w:val="24"/>
        </w:rPr>
        <w:t>TableClassBasicForm</w:t>
      </w:r>
      <w:r w:rsidR="00D555E1" w:rsidRPr="00D555E1">
        <w:rPr>
          <w:sz w:val="24"/>
          <w:szCs w:val="24"/>
        </w:rPr>
        <w:t xml:space="preserve">, která obsahuje </w:t>
      </w:r>
      <w:r w:rsidR="00D555E1" w:rsidRPr="0053133D">
        <w:rPr>
          <w:i/>
          <w:sz w:val="24"/>
          <w:szCs w:val="24"/>
        </w:rPr>
        <w:t>TableView</w:t>
      </w:r>
      <w:r w:rsidR="00D555E1" w:rsidRPr="0053133D">
        <w:rPr>
          <w:sz w:val="24"/>
          <w:szCs w:val="24"/>
        </w:rPr>
        <w:t xml:space="preserve"> </w:t>
      </w:r>
      <w:r w:rsidR="00D555E1" w:rsidRPr="00D555E1">
        <w:rPr>
          <w:sz w:val="24"/>
          <w:szCs w:val="24"/>
        </w:rPr>
        <w:t xml:space="preserve">společné pro všechny třídy a dědí z třídy </w:t>
      </w:r>
      <w:r w:rsidR="00D555E1" w:rsidRPr="00C05DCF">
        <w:rPr>
          <w:b/>
          <w:i/>
          <w:sz w:val="24"/>
          <w:szCs w:val="24"/>
        </w:rPr>
        <w:t>TableBasicForm</w:t>
      </w:r>
      <w:r w:rsidR="00D555E1" w:rsidRPr="00D555E1">
        <w:rPr>
          <w:sz w:val="24"/>
          <w:szCs w:val="24"/>
        </w:rPr>
        <w:t>.</w:t>
      </w:r>
      <w:r w:rsidR="00C05DCF">
        <w:rPr>
          <w:sz w:val="24"/>
          <w:szCs w:val="24"/>
        </w:rPr>
        <w:t xml:space="preserve"> </w:t>
      </w:r>
      <w:r w:rsidR="00D555E1" w:rsidRPr="00D555E1">
        <w:rPr>
          <w:sz w:val="24"/>
          <w:szCs w:val="24"/>
        </w:rPr>
        <w:t xml:space="preserve"> </w:t>
      </w:r>
    </w:p>
    <w:p w14:paraId="2ADBE587" w14:textId="281A0BDF" w:rsidR="00557C5F" w:rsidRDefault="00A40EAE" w:rsidP="00E6538B">
      <w:pPr>
        <w:spacing w:line="360" w:lineRule="auto"/>
        <w:jc w:val="both"/>
        <w:rPr>
          <w:sz w:val="24"/>
          <w:szCs w:val="24"/>
        </w:rPr>
      </w:pPr>
      <w:r>
        <w:rPr>
          <w:noProof/>
          <w:lang w:eastAsia="cs-CZ"/>
        </w:rPr>
        <w:lastRenderedPageBreak/>
        <mc:AlternateContent>
          <mc:Choice Requires="wps">
            <w:drawing>
              <wp:anchor distT="0" distB="0" distL="114300" distR="114300" simplePos="0" relativeHeight="251665408" behindDoc="0" locked="0" layoutInCell="1" allowOverlap="1" wp14:anchorId="563B6BD7" wp14:editId="6D27BA11">
                <wp:simplePos x="0" y="0"/>
                <wp:positionH relativeFrom="column">
                  <wp:posOffset>538480</wp:posOffset>
                </wp:positionH>
                <wp:positionV relativeFrom="paragraph">
                  <wp:posOffset>5819140</wp:posOffset>
                </wp:positionV>
                <wp:extent cx="4340225" cy="266700"/>
                <wp:effectExtent l="0" t="0" r="3175" b="12700"/>
                <wp:wrapTopAndBottom/>
                <wp:docPr id="14" name="Textové po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0225" cy="266700"/>
                        </a:xfrm>
                        <a:prstGeom prst="rect">
                          <a:avLst/>
                        </a:prstGeom>
                        <a:solidFill>
                          <a:prstClr val="white"/>
                        </a:solidFill>
                        <a:ln>
                          <a:noFill/>
                        </a:ln>
                      </wps:spPr>
                      <wps:txbx>
                        <w:txbxContent>
                          <w:p w14:paraId="563B6C62" w14:textId="03FEAAAA" w:rsidR="00462964" w:rsidRPr="006C13DE" w:rsidRDefault="00462964" w:rsidP="00C05DC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16</w:t>
                            </w:r>
                            <w:r>
                              <w:rPr>
                                <w:noProof/>
                              </w:rPr>
                              <w:fldChar w:fldCharType="end"/>
                            </w:r>
                            <w:r>
                              <w:t>: Přehled dědičnosti hlavních formulářů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D7" id="Textové pole 14" o:spid="_x0000_s1038" type="#_x0000_t202" style="position:absolute;left:0;text-align:left;margin-left:42.4pt;margin-top:458.2pt;width:341.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" stroked="f">
                <v:path arrowok="t"/>
                <v:textbox style="mso-fit-shape-to-text:t" inset="0,0,0,0">
                  <w:txbxContent>
                    <w:p w14:paraId="563B6C62" w14:textId="03FEAAAA" w:rsidR="00462964" w:rsidRPr="006C13DE" w:rsidRDefault="00462964" w:rsidP="00C05DC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16</w:t>
                      </w:r>
                      <w:r>
                        <w:rPr>
                          <w:noProof/>
                        </w:rPr>
                        <w:fldChar w:fldCharType="end"/>
                      </w:r>
                      <w:r>
                        <w:t>: Přehled dědičnosti hlavních formulářů</w:t>
                      </w:r>
                    </w:p>
                  </w:txbxContent>
                </v:textbox>
                <w10:wrap type="topAndBottom"/>
              </v:shape>
            </w:pict>
          </mc:Fallback>
        </mc:AlternateContent>
      </w:r>
      <w:r w:rsidR="00557C5F">
        <w:rPr>
          <w:noProof/>
          <w:sz w:val="24"/>
          <w:szCs w:val="24"/>
          <w:lang w:eastAsia="cs-CZ"/>
        </w:rPr>
        <w:drawing>
          <wp:anchor distT="0" distB="0" distL="114300" distR="114300" simplePos="0" relativeHeight="251655168" behindDoc="0" locked="0" layoutInCell="1" allowOverlap="1" wp14:anchorId="1941492A" wp14:editId="25B2D394">
            <wp:simplePos x="0" y="0"/>
            <wp:positionH relativeFrom="column">
              <wp:posOffset>0</wp:posOffset>
            </wp:positionH>
            <wp:positionV relativeFrom="paragraph">
              <wp:posOffset>381000</wp:posOffset>
            </wp:positionV>
            <wp:extent cx="5760720" cy="5591175"/>
            <wp:effectExtent l="0" t="0" r="0" b="0"/>
            <wp:wrapTopAndBottom/>
            <wp:docPr id="7" name="Grafický 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FormLinie2.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760720" cy="5591175"/>
                    </a:xfrm>
                    <a:prstGeom prst="rect">
                      <a:avLst/>
                    </a:prstGeom>
                  </pic:spPr>
                </pic:pic>
              </a:graphicData>
            </a:graphic>
            <wp14:sizeRelH relativeFrom="page">
              <wp14:pctWidth>0</wp14:pctWidth>
            </wp14:sizeRelH>
            <wp14:sizeRelV relativeFrom="page">
              <wp14:pctHeight>0</wp14:pctHeight>
            </wp14:sizeRelV>
          </wp:anchor>
        </w:drawing>
      </w:r>
    </w:p>
    <w:p w14:paraId="563B6B29" w14:textId="6E0B9261" w:rsidR="004B14E4" w:rsidRDefault="004B14E4" w:rsidP="004B14E4">
      <w:pPr>
        <w:keepNext/>
        <w:spacing w:line="360" w:lineRule="auto"/>
        <w:jc w:val="both"/>
      </w:pPr>
      <w:r>
        <w:rPr>
          <w:noProof/>
          <w:sz w:val="24"/>
          <w:szCs w:val="24"/>
          <w:lang w:eastAsia="cs-CZ"/>
        </w:rPr>
        <w:lastRenderedPageBreak/>
        <w:drawing>
          <wp:inline distT="0" distB="0" distL="0" distR="0" wp14:anchorId="563B6BDA" wp14:editId="586B9547">
            <wp:extent cx="5760720" cy="2501900"/>
            <wp:effectExtent l="0" t="0" r="0" b="0"/>
            <wp:docPr id="19" name="Grafický 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FormLinie.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60720" cy="2501900"/>
                    </a:xfrm>
                    <a:prstGeom prst="rect">
                      <a:avLst/>
                    </a:prstGeom>
                  </pic:spPr>
                </pic:pic>
              </a:graphicData>
            </a:graphic>
          </wp:inline>
        </w:drawing>
      </w:r>
    </w:p>
    <w:p w14:paraId="563B6B2A" w14:textId="0988CBD9" w:rsidR="004B14E4" w:rsidRDefault="004B14E4" w:rsidP="004B14E4">
      <w:pPr>
        <w:pStyle w:val="Titulek"/>
        <w:jc w:val="center"/>
      </w:pPr>
      <w:r>
        <w:t xml:space="preserve">Obr </w:t>
      </w:r>
      <w:r w:rsidR="00365878">
        <w:fldChar w:fldCharType="begin"/>
      </w:r>
      <w:r>
        <w:instrText xml:space="preserve"> SEQ Obr \* ARABIC </w:instrText>
      </w:r>
      <w:r w:rsidR="00365878">
        <w:fldChar w:fldCharType="separate"/>
      </w:r>
      <w:r w:rsidR="00D11BE9">
        <w:rPr>
          <w:noProof/>
        </w:rPr>
        <w:t>17</w:t>
      </w:r>
      <w:r w:rsidR="00365878">
        <w:fldChar w:fldCharType="end"/>
      </w:r>
      <w:r>
        <w:t xml:space="preserve"> Schéma dědičnosti tříd využívajících TableView</w:t>
      </w:r>
    </w:p>
    <w:p w14:paraId="563B6B2B" w14:textId="77777777" w:rsidR="00C05DCF" w:rsidRPr="00CB0A9E" w:rsidRDefault="00C05DCF" w:rsidP="00CB0A9E">
      <w:pPr>
        <w:spacing w:line="360" w:lineRule="auto"/>
        <w:jc w:val="both"/>
        <w:rPr>
          <w:sz w:val="24"/>
          <w:szCs w:val="24"/>
        </w:rPr>
      </w:pPr>
    </w:p>
    <w:p w14:paraId="563B6B2C" w14:textId="77777777" w:rsidR="00D555E1" w:rsidRDefault="00182FF5" w:rsidP="00D555E1">
      <w:pPr>
        <w:pStyle w:val="Odstavecseseznamem"/>
        <w:numPr>
          <w:ilvl w:val="3"/>
          <w:numId w:val="16"/>
        </w:numPr>
        <w:spacing w:line="360" w:lineRule="auto"/>
        <w:jc w:val="both"/>
        <w:rPr>
          <w:sz w:val="24"/>
          <w:szCs w:val="24"/>
        </w:rPr>
      </w:pPr>
      <w:r w:rsidRPr="00D555E1">
        <w:rPr>
          <w:sz w:val="24"/>
          <w:szCs w:val="24"/>
        </w:rPr>
        <w:t>Dvojité formuláře</w:t>
      </w:r>
    </w:p>
    <w:p w14:paraId="563B6B2D" w14:textId="736E3559" w:rsidR="009B645F" w:rsidRDefault="00A40EAE" w:rsidP="00D555E1">
      <w:pPr>
        <w:spacing w:line="360" w:lineRule="auto"/>
        <w:jc w:val="both"/>
        <w:rPr>
          <w:sz w:val="24"/>
          <w:szCs w:val="24"/>
        </w:rPr>
      </w:pPr>
      <w:r>
        <w:rPr>
          <w:noProof/>
          <w:lang w:eastAsia="cs-CZ"/>
        </w:rPr>
        <mc:AlternateContent>
          <mc:Choice Requires="wps">
            <w:drawing>
              <wp:anchor distT="0" distB="0" distL="114300" distR="114300" simplePos="0" relativeHeight="251677696" behindDoc="0" locked="0" layoutInCell="1" allowOverlap="1" wp14:anchorId="563B6BDC" wp14:editId="33E1AB1D">
                <wp:simplePos x="0" y="0"/>
                <wp:positionH relativeFrom="column">
                  <wp:posOffset>403860</wp:posOffset>
                </wp:positionH>
                <wp:positionV relativeFrom="paragraph">
                  <wp:posOffset>3434715</wp:posOffset>
                </wp:positionV>
                <wp:extent cx="4953000" cy="266700"/>
                <wp:effectExtent l="0" t="0" r="0" b="12700"/>
                <wp:wrapTopAndBottom/>
                <wp:docPr id="192" name="Textové pole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266700"/>
                        </a:xfrm>
                        <a:prstGeom prst="rect">
                          <a:avLst/>
                        </a:prstGeom>
                        <a:solidFill>
                          <a:prstClr val="white"/>
                        </a:solidFill>
                        <a:ln>
                          <a:noFill/>
                        </a:ln>
                      </wps:spPr>
                      <wps:txbx>
                        <w:txbxContent>
                          <w:p w14:paraId="563B6C63" w14:textId="19B030B8" w:rsidR="00462964" w:rsidRPr="003D4DB7" w:rsidRDefault="00462964" w:rsidP="004B14E4">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18</w:t>
                            </w:r>
                            <w:r>
                              <w:rPr>
                                <w:noProof/>
                              </w:rPr>
                              <w:fldChar w:fldCharType="end"/>
                            </w:r>
                            <w:r>
                              <w:t>: Schéma dědičnosti tříd dvojitého formuláře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DC" id="Textové pole 192" o:spid="_x0000_s1039" type="#_x0000_t202" style="position:absolute;left:0;text-align:left;margin-left:31.8pt;margin-top:270.45pt;width:390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" stroked="f">
                <v:path arrowok="t"/>
                <v:textbox style="mso-fit-shape-to-text:t" inset="0,0,0,0">
                  <w:txbxContent>
                    <w:p w14:paraId="563B6C63" w14:textId="19B030B8" w:rsidR="00462964" w:rsidRPr="003D4DB7" w:rsidRDefault="00462964" w:rsidP="004B14E4">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18</w:t>
                      </w:r>
                      <w:r>
                        <w:rPr>
                          <w:noProof/>
                        </w:rPr>
                        <w:fldChar w:fldCharType="end"/>
                      </w:r>
                      <w:r>
                        <w:t>: Schéma dědičnosti tříd dvojitého formuláře</w:t>
                      </w:r>
                    </w:p>
                  </w:txbxContent>
                </v:textbox>
                <w10:wrap type="topAndBottom"/>
              </v:shape>
            </w:pict>
          </mc:Fallback>
        </mc:AlternateContent>
      </w:r>
      <w:r w:rsidR="004B14E4">
        <w:rPr>
          <w:noProof/>
          <w:sz w:val="24"/>
          <w:szCs w:val="24"/>
          <w:lang w:eastAsia="cs-CZ"/>
        </w:rPr>
        <w:drawing>
          <wp:anchor distT="0" distB="0" distL="114300" distR="114300" simplePos="0" relativeHeight="251638784" behindDoc="0" locked="0" layoutInCell="1" allowOverlap="1" wp14:anchorId="563B6BDD" wp14:editId="324AADB2">
            <wp:simplePos x="0" y="0"/>
            <wp:positionH relativeFrom="margin">
              <wp:align>center</wp:align>
            </wp:positionH>
            <wp:positionV relativeFrom="paragraph">
              <wp:posOffset>805815</wp:posOffset>
            </wp:positionV>
            <wp:extent cx="4953000" cy="2571750"/>
            <wp:effectExtent l="0" t="0" r="0" b="0"/>
            <wp:wrapTopAndBottom/>
            <wp:docPr id="30" name="Grafický 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le2FormLini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953000" cy="2571750"/>
                    </a:xfrm>
                    <a:prstGeom prst="rect">
                      <a:avLst/>
                    </a:prstGeom>
                  </pic:spPr>
                </pic:pic>
              </a:graphicData>
            </a:graphic>
          </wp:anchor>
        </w:drawing>
      </w:r>
      <w:r w:rsidR="00C57503">
        <w:rPr>
          <w:sz w:val="24"/>
          <w:szCs w:val="24"/>
        </w:rPr>
        <w:t>Třídy odděděné z tří</w:t>
      </w:r>
      <w:r w:rsidR="00D555E1">
        <w:rPr>
          <w:sz w:val="24"/>
          <w:szCs w:val="24"/>
        </w:rPr>
        <w:t xml:space="preserve">dy </w:t>
      </w:r>
      <w:r w:rsidR="00D555E1" w:rsidRPr="004B14E4">
        <w:rPr>
          <w:b/>
          <w:i/>
          <w:sz w:val="24"/>
          <w:szCs w:val="24"/>
        </w:rPr>
        <w:t>Table2BasicForm</w:t>
      </w:r>
      <w:r w:rsidR="00D555E1" w:rsidRPr="00D555E1">
        <w:rPr>
          <w:sz w:val="24"/>
          <w:szCs w:val="24"/>
        </w:rPr>
        <w:t xml:space="preserve"> mají schopnost zobrazit dva formuláře v jednom okně.</w:t>
      </w:r>
      <w:r w:rsidR="00D555E1" w:rsidRPr="00766B04">
        <w:rPr>
          <w:sz w:val="24"/>
          <w:szCs w:val="24"/>
        </w:rPr>
        <w:t xml:space="preserve"> </w:t>
      </w:r>
      <w:r w:rsidR="00F25829" w:rsidRPr="00766B04">
        <w:rPr>
          <w:sz w:val="24"/>
          <w:szCs w:val="24"/>
        </w:rPr>
        <w:t xml:space="preserve">Může se jednat jak </w:t>
      </w:r>
      <w:r w:rsidR="00766B04" w:rsidRPr="00766B04">
        <w:rPr>
          <w:sz w:val="24"/>
          <w:szCs w:val="24"/>
        </w:rPr>
        <w:t xml:space="preserve">o formulář odděděný z linie </w:t>
      </w:r>
      <w:r w:rsidR="004B14E4">
        <w:rPr>
          <w:sz w:val="24"/>
          <w:szCs w:val="24"/>
        </w:rPr>
        <w:t>hlavních</w:t>
      </w:r>
      <w:r w:rsidR="00766B04" w:rsidRPr="00766B04">
        <w:rPr>
          <w:sz w:val="24"/>
          <w:szCs w:val="24"/>
        </w:rPr>
        <w:t xml:space="preserve"> formulářů, tak i o formuláře děděné od tabulkové linie.</w:t>
      </w:r>
    </w:p>
    <w:p w14:paraId="563B6B2E" w14:textId="77777777" w:rsidR="004B14E4" w:rsidRDefault="004B14E4" w:rsidP="00D555E1">
      <w:pPr>
        <w:spacing w:line="360" w:lineRule="auto"/>
        <w:jc w:val="both"/>
        <w:rPr>
          <w:sz w:val="24"/>
          <w:szCs w:val="24"/>
        </w:rPr>
      </w:pPr>
    </w:p>
    <w:p w14:paraId="563B6B2F" w14:textId="77777777" w:rsidR="009B645F" w:rsidRDefault="00A26EB9" w:rsidP="00A26EB9">
      <w:pPr>
        <w:pStyle w:val="Nadpis2"/>
        <w:numPr>
          <w:ilvl w:val="1"/>
          <w:numId w:val="16"/>
        </w:numPr>
      </w:pPr>
      <w:bookmarkStart w:id="94" w:name="_Toc481097088"/>
      <w:r>
        <w:t>Implementace XML</w:t>
      </w:r>
      <w:bookmarkEnd w:id="94"/>
    </w:p>
    <w:p w14:paraId="563B6B30" w14:textId="2364D49C" w:rsidR="00A26EB9" w:rsidRDefault="00A26EB9" w:rsidP="00A26EB9">
      <w:pPr>
        <w:spacing w:line="360" w:lineRule="auto"/>
        <w:jc w:val="both"/>
        <w:rPr>
          <w:sz w:val="24"/>
          <w:szCs w:val="24"/>
        </w:rPr>
      </w:pPr>
      <w:r>
        <w:rPr>
          <w:sz w:val="24"/>
          <w:szCs w:val="24"/>
        </w:rPr>
        <w:t>A</w:t>
      </w:r>
      <w:r w:rsidRPr="00A26EB9">
        <w:rPr>
          <w:sz w:val="24"/>
          <w:szCs w:val="24"/>
        </w:rPr>
        <w:t>plikace umož</w:t>
      </w:r>
      <w:r w:rsidR="00C854BB">
        <w:rPr>
          <w:sz w:val="24"/>
          <w:szCs w:val="24"/>
        </w:rPr>
        <w:t>ň</w:t>
      </w:r>
      <w:r w:rsidRPr="00A26EB9">
        <w:rPr>
          <w:sz w:val="24"/>
          <w:szCs w:val="24"/>
        </w:rPr>
        <w:t>uje</w:t>
      </w:r>
      <w:r>
        <w:rPr>
          <w:sz w:val="24"/>
          <w:szCs w:val="24"/>
        </w:rPr>
        <w:t xml:space="preserve"> vytvářet a ukládat nové procesy vývoje software, ale lze v ní i upravovat již vytvořené procesy uložené do XML formátu. Proto bylo potřeba implementovat dva typy </w:t>
      </w:r>
      <w:r>
        <w:rPr>
          <w:sz w:val="24"/>
          <w:szCs w:val="24"/>
        </w:rPr>
        <w:lastRenderedPageBreak/>
        <w:t xml:space="preserve">práce s XML. Jeden pro uložení vytvořeného procesu v paměti </w:t>
      </w:r>
      <w:r w:rsidR="00F10762">
        <w:rPr>
          <w:sz w:val="24"/>
          <w:szCs w:val="24"/>
        </w:rPr>
        <w:t xml:space="preserve">do XML formátu a druhý pro opačný postup načtení dat z XML souboru do paměti. </w:t>
      </w:r>
    </w:p>
    <w:p w14:paraId="563B6B31" w14:textId="77777777" w:rsidR="00F10762" w:rsidRDefault="00F10762" w:rsidP="00F10762">
      <w:pPr>
        <w:pStyle w:val="Nadpis3"/>
        <w:numPr>
          <w:ilvl w:val="2"/>
          <w:numId w:val="16"/>
        </w:numPr>
      </w:pPr>
      <w:bookmarkStart w:id="95" w:name="_Toc481097089"/>
      <w:r w:rsidRPr="00F10762">
        <w:t>Ukládání dat do XML</w:t>
      </w:r>
      <w:bookmarkEnd w:id="95"/>
    </w:p>
    <w:p w14:paraId="563B6B32" w14:textId="2BB8A93D" w:rsidR="00F10762" w:rsidRDefault="00F10762" w:rsidP="00F10762">
      <w:pPr>
        <w:spacing w:line="360" w:lineRule="auto"/>
        <w:jc w:val="both"/>
        <w:rPr>
          <w:sz w:val="24"/>
          <w:szCs w:val="24"/>
        </w:rPr>
      </w:pPr>
      <w:r w:rsidRPr="00F10762">
        <w:rPr>
          <w:sz w:val="24"/>
          <w:szCs w:val="24"/>
        </w:rPr>
        <w:t xml:space="preserve">Ukládání </w:t>
      </w:r>
      <w:r>
        <w:rPr>
          <w:sz w:val="24"/>
          <w:szCs w:val="24"/>
        </w:rPr>
        <w:t>objektového modelu</w:t>
      </w:r>
      <w:r w:rsidRPr="00F10762">
        <w:rPr>
          <w:sz w:val="24"/>
          <w:szCs w:val="24"/>
        </w:rPr>
        <w:t xml:space="preserve"> z paměti do XML </w:t>
      </w:r>
      <w:r>
        <w:rPr>
          <w:sz w:val="24"/>
          <w:szCs w:val="24"/>
        </w:rPr>
        <w:t xml:space="preserve">je implementováno ve třídě </w:t>
      </w:r>
      <w:r w:rsidRPr="00970DCE">
        <w:rPr>
          <w:b/>
          <w:i/>
          <w:sz w:val="24"/>
          <w:szCs w:val="24"/>
        </w:rPr>
        <w:t>ProcessGenerator</w:t>
      </w:r>
      <w:r>
        <w:rPr>
          <w:sz w:val="24"/>
          <w:szCs w:val="24"/>
        </w:rPr>
        <w:t xml:space="preserve"> instancí třídy </w:t>
      </w:r>
      <w:r w:rsidRPr="0053133D">
        <w:rPr>
          <w:i/>
          <w:sz w:val="24"/>
          <w:szCs w:val="24"/>
        </w:rPr>
        <w:t>Marshaller</w:t>
      </w:r>
      <w:r w:rsidR="00970DCE">
        <w:rPr>
          <w:sz w:val="24"/>
          <w:szCs w:val="24"/>
        </w:rPr>
        <w:t>, které</w:t>
      </w:r>
      <w:r w:rsidR="00C854BB">
        <w:rPr>
          <w:sz w:val="24"/>
          <w:szCs w:val="24"/>
        </w:rPr>
        <w:t xml:space="preserve"> lze</w:t>
      </w:r>
      <w:r w:rsidR="00970DCE">
        <w:rPr>
          <w:sz w:val="24"/>
          <w:szCs w:val="24"/>
        </w:rPr>
        <w:t xml:space="preserve"> </w:t>
      </w:r>
      <w:r w:rsidR="004B14E4">
        <w:rPr>
          <w:sz w:val="24"/>
          <w:szCs w:val="24"/>
        </w:rPr>
        <w:t>pomocí</w:t>
      </w:r>
      <w:r w:rsidR="00970DCE">
        <w:rPr>
          <w:sz w:val="24"/>
          <w:szCs w:val="24"/>
        </w:rPr>
        <w:t xml:space="preserve"> </w:t>
      </w:r>
      <w:r w:rsidR="004B14E4">
        <w:rPr>
          <w:sz w:val="24"/>
          <w:szCs w:val="24"/>
        </w:rPr>
        <w:t>metody</w:t>
      </w:r>
      <w:r w:rsidR="002D64EC">
        <w:rPr>
          <w:sz w:val="24"/>
          <w:szCs w:val="24"/>
        </w:rPr>
        <w:t xml:space="preserve"> </w:t>
      </w:r>
      <w:r w:rsidR="002D64EC" w:rsidRPr="0053133D">
        <w:rPr>
          <w:i/>
          <w:sz w:val="24"/>
          <w:szCs w:val="24"/>
        </w:rPr>
        <w:t>marshall()</w:t>
      </w:r>
      <w:r w:rsidR="004B14E4">
        <w:rPr>
          <w:sz w:val="24"/>
          <w:szCs w:val="24"/>
        </w:rPr>
        <w:t xml:space="preserve"> </w:t>
      </w:r>
      <w:r w:rsidR="00970DCE">
        <w:rPr>
          <w:sz w:val="24"/>
          <w:szCs w:val="24"/>
        </w:rPr>
        <w:t xml:space="preserve">předat objekt představující kořenový element obsahující ostatní elementy vytvořené pomocí formulářů a </w:t>
      </w:r>
      <w:r w:rsidR="00726A08">
        <w:rPr>
          <w:sz w:val="24"/>
          <w:szCs w:val="24"/>
        </w:rPr>
        <w:t>stream</w:t>
      </w:r>
      <w:r w:rsidR="00970DCE">
        <w:rPr>
          <w:sz w:val="24"/>
          <w:szCs w:val="24"/>
        </w:rPr>
        <w:t xml:space="preserve"> obsahující soubor pro uložení datového modelu. </w:t>
      </w:r>
    </w:p>
    <w:p w14:paraId="563B6B33" w14:textId="5CAA80D1" w:rsidR="00A63122" w:rsidRPr="00F10762" w:rsidRDefault="00A40EAE" w:rsidP="00F10762">
      <w:pPr>
        <w:spacing w:line="360" w:lineRule="auto"/>
        <w:jc w:val="both"/>
        <w:rPr>
          <w:sz w:val="24"/>
          <w:szCs w:val="24"/>
        </w:rPr>
      </w:pPr>
      <w:r>
        <w:rPr>
          <w:noProof/>
          <w:sz w:val="24"/>
          <w:szCs w:val="24"/>
          <w:lang w:eastAsia="cs-CZ"/>
        </w:rPr>
        <mc:AlternateContent>
          <mc:Choice Requires="wps">
            <w:drawing>
              <wp:anchor distT="45720" distB="45720" distL="114300" distR="114300" simplePos="0" relativeHeight="251673600" behindDoc="0" locked="0" layoutInCell="1" allowOverlap="1" wp14:anchorId="563B6BDF" wp14:editId="3052343B">
                <wp:simplePos x="0" y="0"/>
                <wp:positionH relativeFrom="margin">
                  <wp:posOffset>-318770</wp:posOffset>
                </wp:positionH>
                <wp:positionV relativeFrom="paragraph">
                  <wp:posOffset>1647825</wp:posOffset>
                </wp:positionV>
                <wp:extent cx="6769100" cy="2468245"/>
                <wp:effectExtent l="0" t="0" r="38100" b="21590"/>
                <wp:wrapTopAndBottom/>
                <wp:docPr id="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0" cy="2468245"/>
                        </a:xfrm>
                        <a:prstGeom prst="rect">
                          <a:avLst/>
                        </a:prstGeom>
                        <a:solidFill>
                          <a:srgbClr val="FFFFFF"/>
                        </a:solidFill>
                        <a:ln w="9525">
                          <a:solidFill>
                            <a:srgbClr val="000000"/>
                          </a:solidFill>
                          <a:miter lim="800000"/>
                          <a:headEnd/>
                          <a:tailEnd/>
                        </a:ln>
                      </wps:spPr>
                      <wps:txbx>
                        <w:txbxContent>
                          <w:p w14:paraId="563B6C64" w14:textId="77777777" w:rsidR="00462964" w:rsidRDefault="00462964" w:rsidP="00A6312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jc</w:t>
                            </w:r>
                            <w:r>
                              <w:rPr>
                                <w:rFonts w:ascii="Consolas" w:hAnsi="Consolas" w:cs="Consolas"/>
                                <w:color w:val="000000"/>
                                <w:sz w:val="20"/>
                                <w:szCs w:val="20"/>
                              </w:rPr>
                              <w:t xml:space="preserve"> = JAXBContext.</w:t>
                            </w:r>
                            <w:r>
                              <w:rPr>
                                <w:rFonts w:ascii="Consolas" w:hAnsi="Consolas" w:cs="Consolas"/>
                                <w:i/>
                                <w:iCs/>
                                <w:color w:val="000000"/>
                                <w:sz w:val="20"/>
                                <w:szCs w:val="20"/>
                              </w:rPr>
                              <w:t>newInstance</w:t>
                            </w:r>
                            <w:r>
                              <w:rPr>
                                <w:rFonts w:ascii="Consolas" w:hAnsi="Consolas" w:cs="Consolas"/>
                                <w:color w:val="000000"/>
                                <w:sz w:val="20"/>
                                <w:szCs w:val="20"/>
                              </w:rPr>
                              <w:t>(Constans.</w:t>
                            </w:r>
                            <w:r>
                              <w:rPr>
                                <w:rFonts w:ascii="Consolas" w:hAnsi="Consolas" w:cs="Consolas"/>
                                <w:b/>
                                <w:bCs/>
                                <w:i/>
                                <w:iCs/>
                                <w:color w:val="0000C0"/>
                                <w:sz w:val="20"/>
                                <w:szCs w:val="20"/>
                              </w:rPr>
                              <w:t>LIBRARY</w:t>
                            </w:r>
                            <w:r>
                              <w:rPr>
                                <w:rFonts w:ascii="Consolas" w:hAnsi="Consolas" w:cs="Consolas"/>
                                <w:color w:val="000000"/>
                                <w:sz w:val="20"/>
                                <w:szCs w:val="20"/>
                              </w:rPr>
                              <w:t>);</w:t>
                            </w:r>
                          </w:p>
                          <w:p w14:paraId="563B6C65"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validator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ProcessValidator(</w:t>
                            </w:r>
                            <w:r>
                              <w:rPr>
                                <w:rFonts w:ascii="Consolas" w:hAnsi="Consolas" w:cs="Consolas"/>
                                <w:color w:val="0000C0"/>
                                <w:sz w:val="20"/>
                                <w:szCs w:val="20"/>
                              </w:rPr>
                              <w:t>jc</w:t>
                            </w:r>
                            <w:r>
                              <w:rPr>
                                <w:rFonts w:ascii="Consolas" w:hAnsi="Consolas" w:cs="Consolas"/>
                                <w:color w:val="000000"/>
                                <w:sz w:val="20"/>
                                <w:szCs w:val="20"/>
                              </w:rPr>
                              <w:t>);</w:t>
                            </w:r>
                          </w:p>
                          <w:p w14:paraId="563B6C66"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of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ObjectFactory();</w:t>
                            </w:r>
                          </w:p>
                          <w:p w14:paraId="563B6C67"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3B6C68" w14:textId="77777777" w:rsidR="00462964" w:rsidRPr="00A63122"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 xml:space="preserve"> = </w:t>
                            </w:r>
                            <w:r w:rsidRPr="00A63122">
                              <w:rPr>
                                <w:rFonts w:ascii="Consolas" w:hAnsi="Consolas" w:cs="Consolas"/>
                                <w:color w:val="0000C0"/>
                                <w:sz w:val="20"/>
                                <w:szCs w:val="20"/>
                              </w:rPr>
                              <w:t>jc</w:t>
                            </w:r>
                            <w:r w:rsidRPr="00A63122">
                              <w:rPr>
                                <w:rFonts w:ascii="Consolas" w:hAnsi="Consolas" w:cs="Consolas"/>
                                <w:color w:val="000000"/>
                                <w:sz w:val="20"/>
                                <w:szCs w:val="20"/>
                              </w:rPr>
                              <w:t>.createMarshaller();</w:t>
                            </w:r>
                          </w:p>
                          <w:p w14:paraId="563B6C69" w14:textId="77777777" w:rsidR="00462964" w:rsidRPr="00A63122" w:rsidRDefault="00462964" w:rsidP="00A63122">
                            <w:pPr>
                              <w:autoSpaceDE w:val="0"/>
                              <w:autoSpaceDN w:val="0"/>
                              <w:adjustRightInd w:val="0"/>
                              <w:spacing w:after="0" w:line="240" w:lineRule="auto"/>
                              <w:rPr>
                                <w:rFonts w:ascii="Consolas" w:hAnsi="Consolas" w:cs="Consolas"/>
                                <w:sz w:val="20"/>
                                <w:szCs w:val="20"/>
                              </w:rPr>
                            </w:pPr>
                            <w:r w:rsidRPr="00A63122">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.setProperty(Marshaller.</w:t>
                            </w:r>
                            <w:r w:rsidRPr="00A63122">
                              <w:rPr>
                                <w:rFonts w:ascii="Consolas" w:hAnsi="Consolas" w:cs="Consolas"/>
                                <w:b/>
                                <w:bCs/>
                                <w:i/>
                                <w:iCs/>
                                <w:color w:val="0000C0"/>
                                <w:sz w:val="20"/>
                                <w:szCs w:val="20"/>
                              </w:rPr>
                              <w:t>JAXB_ENCODING</w:t>
                            </w:r>
                            <w:r w:rsidRPr="00A63122">
                              <w:rPr>
                                <w:rFonts w:ascii="Consolas" w:hAnsi="Consolas" w:cs="Consolas"/>
                                <w:color w:val="000000"/>
                                <w:sz w:val="20"/>
                                <w:szCs w:val="20"/>
                              </w:rPr>
                              <w:t xml:space="preserve">, </w:t>
                            </w:r>
                            <w:r w:rsidRPr="00A63122">
                              <w:rPr>
                                <w:rFonts w:ascii="Consolas" w:hAnsi="Consolas" w:cs="Consolas"/>
                                <w:color w:val="2A00FF"/>
                                <w:sz w:val="20"/>
                                <w:szCs w:val="20"/>
                              </w:rPr>
                              <w:t>"UTF8"</w:t>
                            </w:r>
                            <w:r w:rsidRPr="00A63122">
                              <w:rPr>
                                <w:rFonts w:ascii="Consolas" w:hAnsi="Consolas" w:cs="Consolas"/>
                                <w:color w:val="000000"/>
                                <w:sz w:val="20"/>
                                <w:szCs w:val="20"/>
                              </w:rPr>
                              <w:t>);</w:t>
                            </w:r>
                          </w:p>
                          <w:p w14:paraId="563B6C6A" w14:textId="77777777" w:rsidR="00462964" w:rsidRDefault="00462964" w:rsidP="00A6312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.setProperty(Marshaller.</w:t>
                            </w:r>
                            <w:r w:rsidRPr="00A63122">
                              <w:rPr>
                                <w:rFonts w:ascii="Consolas" w:hAnsi="Consolas" w:cs="Consolas"/>
                                <w:b/>
                                <w:bCs/>
                                <w:i/>
                                <w:iCs/>
                                <w:color w:val="0000C0"/>
                                <w:sz w:val="20"/>
                                <w:szCs w:val="20"/>
                              </w:rPr>
                              <w:t>JAXB_FORMATTED_OUTPUT</w:t>
                            </w:r>
                            <w:r w:rsidRPr="00A63122">
                              <w:rPr>
                                <w:rFonts w:ascii="Consolas" w:hAnsi="Consolas" w:cs="Consolas"/>
                                <w:color w:val="000000"/>
                                <w:sz w:val="20"/>
                                <w:szCs w:val="20"/>
                              </w:rPr>
                              <w:t>, Boolean.</w:t>
                            </w:r>
                            <w:r w:rsidRPr="00A63122">
                              <w:rPr>
                                <w:rFonts w:ascii="Consolas" w:hAnsi="Consolas" w:cs="Consolas"/>
                                <w:b/>
                                <w:bCs/>
                                <w:i/>
                                <w:iCs/>
                                <w:color w:val="0000C0"/>
                                <w:sz w:val="20"/>
                                <w:szCs w:val="20"/>
                              </w:rPr>
                              <w:t>TRUE</w:t>
                            </w:r>
                            <w:r w:rsidRPr="00A63122">
                              <w:rPr>
                                <w:rFonts w:ascii="Consolas" w:hAnsi="Consolas" w:cs="Consolas"/>
                                <w:color w:val="000000"/>
                                <w:sz w:val="20"/>
                                <w:szCs w:val="20"/>
                              </w:rPr>
                              <w:t>);</w:t>
                            </w:r>
                            <w:r w:rsidRPr="00A63122">
                              <w:rPr>
                                <w:rFonts w:ascii="Consolas" w:hAnsi="Consolas" w:cs="Consolas"/>
                                <w:color w:val="000000"/>
                                <w:sz w:val="20"/>
                                <w:szCs w:val="20"/>
                              </w:rPr>
                              <w:tab/>
                            </w:r>
                            <w:r w:rsidRPr="00A63122">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.setProperty(Marshaller.</w:t>
                            </w:r>
                            <w:r w:rsidRPr="00A63122">
                              <w:rPr>
                                <w:rFonts w:ascii="Consolas" w:hAnsi="Consolas" w:cs="Consolas"/>
                                <w:b/>
                                <w:bCs/>
                                <w:i/>
                                <w:iCs/>
                                <w:color w:val="0000C0"/>
                                <w:sz w:val="20"/>
                                <w:szCs w:val="20"/>
                              </w:rPr>
                              <w:t>JAXB_NO_NAMESPACE_SCHEMA_LOCATION</w:t>
                            </w:r>
                            <w:r>
                              <w:rPr>
                                <w:rFonts w:ascii="Consolas" w:hAnsi="Consolas" w:cs="Consolas"/>
                                <w:color w:val="000000"/>
                                <w:sz w:val="20"/>
                                <w:szCs w:val="20"/>
                              </w:rPr>
                              <w:t>,</w:t>
                            </w:r>
                            <w:r w:rsidRPr="00A63122">
                              <w:rPr>
                                <w:rFonts w:ascii="Consolas" w:hAnsi="Consolas" w:cs="Consolas"/>
                                <w:color w:val="000000"/>
                                <w:sz w:val="20"/>
                                <w:szCs w:val="20"/>
                              </w:rPr>
                              <w:t>Constans.</w:t>
                            </w:r>
                            <w:r w:rsidRPr="00A63122">
                              <w:rPr>
                                <w:rFonts w:ascii="Consolas" w:hAnsi="Consolas" w:cs="Consolas"/>
                                <w:b/>
                                <w:bCs/>
                                <w:i/>
                                <w:iCs/>
                                <w:color w:val="0000C0"/>
                                <w:sz w:val="20"/>
                                <w:szCs w:val="20"/>
                              </w:rPr>
                              <w:t>XSDNAME</w:t>
                            </w:r>
                            <w:r w:rsidRPr="00A63122">
                              <w:rPr>
                                <w:rFonts w:ascii="Consolas" w:hAnsi="Consolas" w:cs="Consolas"/>
                                <w:color w:val="000000"/>
                                <w:sz w:val="20"/>
                                <w:szCs w:val="20"/>
                              </w:rPr>
                              <w:t>);</w:t>
                            </w:r>
                          </w:p>
                          <w:p w14:paraId="563B6C6B" w14:textId="77777777" w:rsidR="00462964" w:rsidRDefault="00462964" w:rsidP="00A63122">
                            <w:pPr>
                              <w:autoSpaceDE w:val="0"/>
                              <w:autoSpaceDN w:val="0"/>
                              <w:adjustRightInd w:val="0"/>
                              <w:spacing w:after="0" w:line="240" w:lineRule="auto"/>
                              <w:jc w:val="center"/>
                              <w:rPr>
                                <w:rFonts w:ascii="Consolas" w:hAnsi="Consolas" w:cs="Consolas"/>
                                <w:color w:val="000000"/>
                                <w:sz w:val="20"/>
                                <w:szCs w:val="20"/>
                              </w:rPr>
                            </w:pPr>
                            <w:r>
                              <w:rPr>
                                <w:rFonts w:ascii="Consolas" w:hAnsi="Consolas" w:cs="Consolas"/>
                                <w:color w:val="000000"/>
                                <w:sz w:val="20"/>
                                <w:szCs w:val="20"/>
                              </w:rPr>
                              <w:t>.</w:t>
                            </w:r>
                          </w:p>
                          <w:p w14:paraId="563B6C6C" w14:textId="77777777" w:rsidR="00462964" w:rsidRDefault="00462964" w:rsidP="00A63122">
                            <w:pPr>
                              <w:autoSpaceDE w:val="0"/>
                              <w:autoSpaceDN w:val="0"/>
                              <w:adjustRightInd w:val="0"/>
                              <w:spacing w:after="0" w:line="240" w:lineRule="auto"/>
                              <w:jc w:val="center"/>
                              <w:rPr>
                                <w:rFonts w:ascii="Consolas" w:hAnsi="Consolas" w:cs="Consolas"/>
                                <w:color w:val="000000"/>
                                <w:sz w:val="20"/>
                                <w:szCs w:val="20"/>
                              </w:rPr>
                            </w:pPr>
                            <w:r>
                              <w:rPr>
                                <w:rFonts w:ascii="Consolas" w:hAnsi="Consolas" w:cs="Consolas"/>
                                <w:color w:val="000000"/>
                                <w:sz w:val="20"/>
                                <w:szCs w:val="20"/>
                              </w:rPr>
                              <w:t>.</w:t>
                            </w:r>
                          </w:p>
                          <w:p w14:paraId="563B6C6D" w14:textId="77777777" w:rsidR="00462964" w:rsidRDefault="00462964" w:rsidP="00A63122">
                            <w:pPr>
                              <w:autoSpaceDE w:val="0"/>
                              <w:autoSpaceDN w:val="0"/>
                              <w:adjustRightInd w:val="0"/>
                              <w:spacing w:after="0" w:line="240" w:lineRule="auto"/>
                              <w:jc w:val="center"/>
                              <w:rPr>
                                <w:rFonts w:ascii="Consolas" w:hAnsi="Consolas" w:cs="Consolas"/>
                                <w:color w:val="000000"/>
                                <w:sz w:val="20"/>
                                <w:szCs w:val="20"/>
                              </w:rPr>
                            </w:pPr>
                            <w:r>
                              <w:rPr>
                                <w:rFonts w:ascii="Consolas" w:hAnsi="Consolas" w:cs="Consolas"/>
                                <w:color w:val="000000"/>
                                <w:sz w:val="20"/>
                                <w:szCs w:val="20"/>
                              </w:rPr>
                              <w:t>.</w:t>
                            </w:r>
                          </w:p>
                          <w:p w14:paraId="563B6C6E" w14:textId="77777777" w:rsidR="00462964" w:rsidRDefault="00462964" w:rsidP="00A6312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rootElement</w:t>
                            </w:r>
                            <w:r>
                              <w:rPr>
                                <w:rFonts w:ascii="Consolas" w:hAnsi="Consolas" w:cs="Consolas"/>
                                <w:color w:val="000000"/>
                                <w:sz w:val="20"/>
                                <w:szCs w:val="20"/>
                              </w:rPr>
                              <w:t xml:space="preserve"> = </w:t>
                            </w:r>
                            <w:r>
                              <w:rPr>
                                <w:rFonts w:ascii="Consolas" w:hAnsi="Consolas" w:cs="Consolas"/>
                                <w:color w:val="0000C0"/>
                                <w:sz w:val="20"/>
                                <w:szCs w:val="20"/>
                              </w:rPr>
                              <w:t>of</w:t>
                            </w:r>
                            <w:r>
                              <w:rPr>
                                <w:rFonts w:ascii="Consolas" w:hAnsi="Consolas" w:cs="Consolas"/>
                                <w:color w:val="000000"/>
                                <w:sz w:val="20"/>
                                <w:szCs w:val="20"/>
                              </w:rPr>
                              <w:t>.createPoject(</w:t>
                            </w:r>
                            <w:r>
                              <w:rPr>
                                <w:rFonts w:ascii="Consolas" w:hAnsi="Consolas" w:cs="Consolas"/>
                                <w:color w:val="6A3E3E"/>
                                <w:sz w:val="20"/>
                                <w:szCs w:val="20"/>
                              </w:rPr>
                              <w:t>project</w:t>
                            </w:r>
                            <w:r>
                              <w:rPr>
                                <w:rFonts w:ascii="Consolas" w:hAnsi="Consolas" w:cs="Consolas"/>
                                <w:color w:val="000000"/>
                                <w:sz w:val="20"/>
                                <w:szCs w:val="20"/>
                              </w:rPr>
                              <w:t>);</w:t>
                            </w:r>
                          </w:p>
                          <w:p w14:paraId="563B6C6F"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.setSchema(</w:t>
                            </w:r>
                            <w:r w:rsidRPr="00A63122">
                              <w:rPr>
                                <w:rFonts w:ascii="Consolas" w:hAnsi="Consolas" w:cs="Consolas"/>
                                <w:color w:val="0000C0"/>
                                <w:sz w:val="20"/>
                                <w:szCs w:val="20"/>
                              </w:rPr>
                              <w:t>validator</w:t>
                            </w:r>
                            <w:r w:rsidRPr="00A63122">
                              <w:rPr>
                                <w:rFonts w:ascii="Consolas" w:hAnsi="Consolas" w:cs="Consolas"/>
                                <w:color w:val="000000"/>
                                <w:sz w:val="20"/>
                                <w:szCs w:val="20"/>
                              </w:rPr>
                              <w:t>.getSchemaXSD());</w:t>
                            </w:r>
                          </w:p>
                          <w:p w14:paraId="563B6C70" w14:textId="77777777" w:rsidR="00462964" w:rsidRDefault="00462964" w:rsidP="00A63122">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marshaller</w:t>
                            </w:r>
                            <w:r>
                              <w:rPr>
                                <w:rFonts w:ascii="Consolas" w:hAnsi="Consolas" w:cs="Consolas"/>
                                <w:color w:val="000000"/>
                                <w:sz w:val="20"/>
                                <w:szCs w:val="20"/>
                              </w:rPr>
                              <w:t>.marshal(</w:t>
                            </w:r>
                            <w:r>
                              <w:rPr>
                                <w:rFonts w:ascii="Consolas" w:hAnsi="Consolas" w:cs="Consolas"/>
                                <w:color w:val="0000C0"/>
                                <w:sz w:val="20"/>
                                <w:szCs w:val="20"/>
                              </w:rPr>
                              <w:t>rootElement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rPr>
                              <w:t>file</w:t>
                            </w:r>
                            <w:r>
                              <w:rPr>
                                <w:rFonts w:ascii="Consolas" w:hAnsi="Consolas" w:cs="Consolas"/>
                                <w:color w:val="000000"/>
                                <w:sz w:val="20"/>
                                <w:szCs w:val="20"/>
                              </w:rPr>
                              <w:t>));</w:t>
                            </w:r>
                          </w:p>
                          <w:p w14:paraId="563B6C71" w14:textId="77777777" w:rsidR="00462964" w:rsidRDefault="0046296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B6BDF" id="_x0000_s1040" type="#_x0000_t202" style="position:absolute;left:0;text-align:left;margin-left:-25.1pt;margin-top:129.75pt;width:533pt;height:194.35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">
                <v:textbox style="mso-fit-shape-to-text:t">
                  <w:txbxContent>
                    <w:p w14:paraId="563B6C64" w14:textId="77777777" w:rsidR="00462964" w:rsidRDefault="00462964" w:rsidP="00A6312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jc</w:t>
                      </w:r>
                      <w:r>
                        <w:rPr>
                          <w:rFonts w:ascii="Consolas" w:hAnsi="Consolas" w:cs="Consolas"/>
                          <w:color w:val="000000"/>
                          <w:sz w:val="20"/>
                          <w:szCs w:val="20"/>
                        </w:rPr>
                        <w:t xml:space="preserve"> = JAXBContext.</w:t>
                      </w:r>
                      <w:r>
                        <w:rPr>
                          <w:rFonts w:ascii="Consolas" w:hAnsi="Consolas" w:cs="Consolas"/>
                          <w:i/>
                          <w:iCs/>
                          <w:color w:val="000000"/>
                          <w:sz w:val="20"/>
                          <w:szCs w:val="20"/>
                        </w:rPr>
                        <w:t>newInstance</w:t>
                      </w:r>
                      <w:r>
                        <w:rPr>
                          <w:rFonts w:ascii="Consolas" w:hAnsi="Consolas" w:cs="Consolas"/>
                          <w:color w:val="000000"/>
                          <w:sz w:val="20"/>
                          <w:szCs w:val="20"/>
                        </w:rPr>
                        <w:t>(Constans.</w:t>
                      </w:r>
                      <w:r>
                        <w:rPr>
                          <w:rFonts w:ascii="Consolas" w:hAnsi="Consolas" w:cs="Consolas"/>
                          <w:b/>
                          <w:bCs/>
                          <w:i/>
                          <w:iCs/>
                          <w:color w:val="0000C0"/>
                          <w:sz w:val="20"/>
                          <w:szCs w:val="20"/>
                        </w:rPr>
                        <w:t>LIBRARY</w:t>
                      </w:r>
                      <w:r>
                        <w:rPr>
                          <w:rFonts w:ascii="Consolas" w:hAnsi="Consolas" w:cs="Consolas"/>
                          <w:color w:val="000000"/>
                          <w:sz w:val="20"/>
                          <w:szCs w:val="20"/>
                        </w:rPr>
                        <w:t>);</w:t>
                      </w:r>
                    </w:p>
                    <w:p w14:paraId="563B6C65"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validator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ProcessValidator(</w:t>
                      </w:r>
                      <w:r>
                        <w:rPr>
                          <w:rFonts w:ascii="Consolas" w:hAnsi="Consolas" w:cs="Consolas"/>
                          <w:color w:val="0000C0"/>
                          <w:sz w:val="20"/>
                          <w:szCs w:val="20"/>
                        </w:rPr>
                        <w:t>jc</w:t>
                      </w:r>
                      <w:r>
                        <w:rPr>
                          <w:rFonts w:ascii="Consolas" w:hAnsi="Consolas" w:cs="Consolas"/>
                          <w:color w:val="000000"/>
                          <w:sz w:val="20"/>
                          <w:szCs w:val="20"/>
                        </w:rPr>
                        <w:t>);</w:t>
                      </w:r>
                    </w:p>
                    <w:p w14:paraId="563B6C66"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of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ObjectFactory();</w:t>
                      </w:r>
                    </w:p>
                    <w:p w14:paraId="563B6C67"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3B6C68" w14:textId="77777777" w:rsidR="00462964" w:rsidRPr="00A63122"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 xml:space="preserve"> = </w:t>
                      </w:r>
                      <w:r w:rsidRPr="00A63122">
                        <w:rPr>
                          <w:rFonts w:ascii="Consolas" w:hAnsi="Consolas" w:cs="Consolas"/>
                          <w:color w:val="0000C0"/>
                          <w:sz w:val="20"/>
                          <w:szCs w:val="20"/>
                        </w:rPr>
                        <w:t>jc</w:t>
                      </w:r>
                      <w:r w:rsidRPr="00A63122">
                        <w:rPr>
                          <w:rFonts w:ascii="Consolas" w:hAnsi="Consolas" w:cs="Consolas"/>
                          <w:color w:val="000000"/>
                          <w:sz w:val="20"/>
                          <w:szCs w:val="20"/>
                        </w:rPr>
                        <w:t>.createMarshaller();</w:t>
                      </w:r>
                    </w:p>
                    <w:p w14:paraId="563B6C69" w14:textId="77777777" w:rsidR="00462964" w:rsidRPr="00A63122" w:rsidRDefault="00462964" w:rsidP="00A63122">
                      <w:pPr>
                        <w:autoSpaceDE w:val="0"/>
                        <w:autoSpaceDN w:val="0"/>
                        <w:adjustRightInd w:val="0"/>
                        <w:spacing w:after="0" w:line="240" w:lineRule="auto"/>
                        <w:rPr>
                          <w:rFonts w:ascii="Consolas" w:hAnsi="Consolas" w:cs="Consolas"/>
                          <w:sz w:val="20"/>
                          <w:szCs w:val="20"/>
                        </w:rPr>
                      </w:pPr>
                      <w:r w:rsidRPr="00A63122">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.setProperty(Marshaller.</w:t>
                      </w:r>
                      <w:r w:rsidRPr="00A63122">
                        <w:rPr>
                          <w:rFonts w:ascii="Consolas" w:hAnsi="Consolas" w:cs="Consolas"/>
                          <w:b/>
                          <w:bCs/>
                          <w:i/>
                          <w:iCs/>
                          <w:color w:val="0000C0"/>
                          <w:sz w:val="20"/>
                          <w:szCs w:val="20"/>
                        </w:rPr>
                        <w:t>JAXB_ENCODING</w:t>
                      </w:r>
                      <w:r w:rsidRPr="00A63122">
                        <w:rPr>
                          <w:rFonts w:ascii="Consolas" w:hAnsi="Consolas" w:cs="Consolas"/>
                          <w:color w:val="000000"/>
                          <w:sz w:val="20"/>
                          <w:szCs w:val="20"/>
                        </w:rPr>
                        <w:t xml:space="preserve">, </w:t>
                      </w:r>
                      <w:r w:rsidRPr="00A63122">
                        <w:rPr>
                          <w:rFonts w:ascii="Consolas" w:hAnsi="Consolas" w:cs="Consolas"/>
                          <w:color w:val="2A00FF"/>
                          <w:sz w:val="20"/>
                          <w:szCs w:val="20"/>
                        </w:rPr>
                        <w:t>"UTF8"</w:t>
                      </w:r>
                      <w:r w:rsidRPr="00A63122">
                        <w:rPr>
                          <w:rFonts w:ascii="Consolas" w:hAnsi="Consolas" w:cs="Consolas"/>
                          <w:color w:val="000000"/>
                          <w:sz w:val="20"/>
                          <w:szCs w:val="20"/>
                        </w:rPr>
                        <w:t>);</w:t>
                      </w:r>
                    </w:p>
                    <w:p w14:paraId="563B6C6A" w14:textId="77777777" w:rsidR="00462964" w:rsidRDefault="00462964" w:rsidP="00A6312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.setProperty(Marshaller.</w:t>
                      </w:r>
                      <w:r w:rsidRPr="00A63122">
                        <w:rPr>
                          <w:rFonts w:ascii="Consolas" w:hAnsi="Consolas" w:cs="Consolas"/>
                          <w:b/>
                          <w:bCs/>
                          <w:i/>
                          <w:iCs/>
                          <w:color w:val="0000C0"/>
                          <w:sz w:val="20"/>
                          <w:szCs w:val="20"/>
                        </w:rPr>
                        <w:t>JAXB_FORMATTED_OUTPUT</w:t>
                      </w:r>
                      <w:r w:rsidRPr="00A63122">
                        <w:rPr>
                          <w:rFonts w:ascii="Consolas" w:hAnsi="Consolas" w:cs="Consolas"/>
                          <w:color w:val="000000"/>
                          <w:sz w:val="20"/>
                          <w:szCs w:val="20"/>
                        </w:rPr>
                        <w:t>, Boolean.</w:t>
                      </w:r>
                      <w:r w:rsidRPr="00A63122">
                        <w:rPr>
                          <w:rFonts w:ascii="Consolas" w:hAnsi="Consolas" w:cs="Consolas"/>
                          <w:b/>
                          <w:bCs/>
                          <w:i/>
                          <w:iCs/>
                          <w:color w:val="0000C0"/>
                          <w:sz w:val="20"/>
                          <w:szCs w:val="20"/>
                        </w:rPr>
                        <w:t>TRUE</w:t>
                      </w:r>
                      <w:r w:rsidRPr="00A63122">
                        <w:rPr>
                          <w:rFonts w:ascii="Consolas" w:hAnsi="Consolas" w:cs="Consolas"/>
                          <w:color w:val="000000"/>
                          <w:sz w:val="20"/>
                          <w:szCs w:val="20"/>
                        </w:rPr>
                        <w:t>);</w:t>
                      </w:r>
                      <w:r w:rsidRPr="00A63122">
                        <w:rPr>
                          <w:rFonts w:ascii="Consolas" w:hAnsi="Consolas" w:cs="Consolas"/>
                          <w:color w:val="000000"/>
                          <w:sz w:val="20"/>
                          <w:szCs w:val="20"/>
                        </w:rPr>
                        <w:tab/>
                      </w:r>
                      <w:r w:rsidRPr="00A63122">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.setProperty(Marshaller.</w:t>
                      </w:r>
                      <w:r w:rsidRPr="00A63122">
                        <w:rPr>
                          <w:rFonts w:ascii="Consolas" w:hAnsi="Consolas" w:cs="Consolas"/>
                          <w:b/>
                          <w:bCs/>
                          <w:i/>
                          <w:iCs/>
                          <w:color w:val="0000C0"/>
                          <w:sz w:val="20"/>
                          <w:szCs w:val="20"/>
                        </w:rPr>
                        <w:t>JAXB_NO_NAMESPACE_SCHEMA_LOCATION</w:t>
                      </w:r>
                      <w:r>
                        <w:rPr>
                          <w:rFonts w:ascii="Consolas" w:hAnsi="Consolas" w:cs="Consolas"/>
                          <w:color w:val="000000"/>
                          <w:sz w:val="20"/>
                          <w:szCs w:val="20"/>
                        </w:rPr>
                        <w:t>,</w:t>
                      </w:r>
                      <w:r w:rsidRPr="00A63122">
                        <w:rPr>
                          <w:rFonts w:ascii="Consolas" w:hAnsi="Consolas" w:cs="Consolas"/>
                          <w:color w:val="000000"/>
                          <w:sz w:val="20"/>
                          <w:szCs w:val="20"/>
                        </w:rPr>
                        <w:t>Constans.</w:t>
                      </w:r>
                      <w:r w:rsidRPr="00A63122">
                        <w:rPr>
                          <w:rFonts w:ascii="Consolas" w:hAnsi="Consolas" w:cs="Consolas"/>
                          <w:b/>
                          <w:bCs/>
                          <w:i/>
                          <w:iCs/>
                          <w:color w:val="0000C0"/>
                          <w:sz w:val="20"/>
                          <w:szCs w:val="20"/>
                        </w:rPr>
                        <w:t>XSDNAME</w:t>
                      </w:r>
                      <w:r w:rsidRPr="00A63122">
                        <w:rPr>
                          <w:rFonts w:ascii="Consolas" w:hAnsi="Consolas" w:cs="Consolas"/>
                          <w:color w:val="000000"/>
                          <w:sz w:val="20"/>
                          <w:szCs w:val="20"/>
                        </w:rPr>
                        <w:t>);</w:t>
                      </w:r>
                    </w:p>
                    <w:p w14:paraId="563B6C6B" w14:textId="77777777" w:rsidR="00462964" w:rsidRDefault="00462964" w:rsidP="00A63122">
                      <w:pPr>
                        <w:autoSpaceDE w:val="0"/>
                        <w:autoSpaceDN w:val="0"/>
                        <w:adjustRightInd w:val="0"/>
                        <w:spacing w:after="0" w:line="240" w:lineRule="auto"/>
                        <w:jc w:val="center"/>
                        <w:rPr>
                          <w:rFonts w:ascii="Consolas" w:hAnsi="Consolas" w:cs="Consolas"/>
                          <w:color w:val="000000"/>
                          <w:sz w:val="20"/>
                          <w:szCs w:val="20"/>
                        </w:rPr>
                      </w:pPr>
                      <w:r>
                        <w:rPr>
                          <w:rFonts w:ascii="Consolas" w:hAnsi="Consolas" w:cs="Consolas"/>
                          <w:color w:val="000000"/>
                          <w:sz w:val="20"/>
                          <w:szCs w:val="20"/>
                        </w:rPr>
                        <w:t>.</w:t>
                      </w:r>
                    </w:p>
                    <w:p w14:paraId="563B6C6C" w14:textId="77777777" w:rsidR="00462964" w:rsidRDefault="00462964" w:rsidP="00A63122">
                      <w:pPr>
                        <w:autoSpaceDE w:val="0"/>
                        <w:autoSpaceDN w:val="0"/>
                        <w:adjustRightInd w:val="0"/>
                        <w:spacing w:after="0" w:line="240" w:lineRule="auto"/>
                        <w:jc w:val="center"/>
                        <w:rPr>
                          <w:rFonts w:ascii="Consolas" w:hAnsi="Consolas" w:cs="Consolas"/>
                          <w:color w:val="000000"/>
                          <w:sz w:val="20"/>
                          <w:szCs w:val="20"/>
                        </w:rPr>
                      </w:pPr>
                      <w:r>
                        <w:rPr>
                          <w:rFonts w:ascii="Consolas" w:hAnsi="Consolas" w:cs="Consolas"/>
                          <w:color w:val="000000"/>
                          <w:sz w:val="20"/>
                          <w:szCs w:val="20"/>
                        </w:rPr>
                        <w:t>.</w:t>
                      </w:r>
                    </w:p>
                    <w:p w14:paraId="563B6C6D" w14:textId="77777777" w:rsidR="00462964" w:rsidRDefault="00462964" w:rsidP="00A63122">
                      <w:pPr>
                        <w:autoSpaceDE w:val="0"/>
                        <w:autoSpaceDN w:val="0"/>
                        <w:adjustRightInd w:val="0"/>
                        <w:spacing w:after="0" w:line="240" w:lineRule="auto"/>
                        <w:jc w:val="center"/>
                        <w:rPr>
                          <w:rFonts w:ascii="Consolas" w:hAnsi="Consolas" w:cs="Consolas"/>
                          <w:color w:val="000000"/>
                          <w:sz w:val="20"/>
                          <w:szCs w:val="20"/>
                        </w:rPr>
                      </w:pPr>
                      <w:r>
                        <w:rPr>
                          <w:rFonts w:ascii="Consolas" w:hAnsi="Consolas" w:cs="Consolas"/>
                          <w:color w:val="000000"/>
                          <w:sz w:val="20"/>
                          <w:szCs w:val="20"/>
                        </w:rPr>
                        <w:t>.</w:t>
                      </w:r>
                    </w:p>
                    <w:p w14:paraId="563B6C6E" w14:textId="77777777" w:rsidR="00462964" w:rsidRDefault="00462964" w:rsidP="00A6312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rootElement</w:t>
                      </w:r>
                      <w:r>
                        <w:rPr>
                          <w:rFonts w:ascii="Consolas" w:hAnsi="Consolas" w:cs="Consolas"/>
                          <w:color w:val="000000"/>
                          <w:sz w:val="20"/>
                          <w:szCs w:val="20"/>
                        </w:rPr>
                        <w:t xml:space="preserve"> = </w:t>
                      </w:r>
                      <w:r>
                        <w:rPr>
                          <w:rFonts w:ascii="Consolas" w:hAnsi="Consolas" w:cs="Consolas"/>
                          <w:color w:val="0000C0"/>
                          <w:sz w:val="20"/>
                          <w:szCs w:val="20"/>
                        </w:rPr>
                        <w:t>of</w:t>
                      </w:r>
                      <w:r>
                        <w:rPr>
                          <w:rFonts w:ascii="Consolas" w:hAnsi="Consolas" w:cs="Consolas"/>
                          <w:color w:val="000000"/>
                          <w:sz w:val="20"/>
                          <w:szCs w:val="20"/>
                        </w:rPr>
                        <w:t>.createPoject(</w:t>
                      </w:r>
                      <w:r>
                        <w:rPr>
                          <w:rFonts w:ascii="Consolas" w:hAnsi="Consolas" w:cs="Consolas"/>
                          <w:color w:val="6A3E3E"/>
                          <w:sz w:val="20"/>
                          <w:szCs w:val="20"/>
                        </w:rPr>
                        <w:t>project</w:t>
                      </w:r>
                      <w:r>
                        <w:rPr>
                          <w:rFonts w:ascii="Consolas" w:hAnsi="Consolas" w:cs="Consolas"/>
                          <w:color w:val="000000"/>
                          <w:sz w:val="20"/>
                          <w:szCs w:val="20"/>
                        </w:rPr>
                        <w:t>);</w:t>
                      </w:r>
                    </w:p>
                    <w:p w14:paraId="563B6C6F" w14:textId="77777777" w:rsidR="00462964" w:rsidRDefault="00462964" w:rsidP="00A631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A63122">
                        <w:rPr>
                          <w:rFonts w:ascii="Consolas" w:hAnsi="Consolas" w:cs="Consolas"/>
                          <w:color w:val="0000C0"/>
                          <w:sz w:val="20"/>
                          <w:szCs w:val="20"/>
                        </w:rPr>
                        <w:t>marshaller</w:t>
                      </w:r>
                      <w:r w:rsidRPr="00A63122">
                        <w:rPr>
                          <w:rFonts w:ascii="Consolas" w:hAnsi="Consolas" w:cs="Consolas"/>
                          <w:color w:val="000000"/>
                          <w:sz w:val="20"/>
                          <w:szCs w:val="20"/>
                        </w:rPr>
                        <w:t>.setSchema(</w:t>
                      </w:r>
                      <w:r w:rsidRPr="00A63122">
                        <w:rPr>
                          <w:rFonts w:ascii="Consolas" w:hAnsi="Consolas" w:cs="Consolas"/>
                          <w:color w:val="0000C0"/>
                          <w:sz w:val="20"/>
                          <w:szCs w:val="20"/>
                        </w:rPr>
                        <w:t>validator</w:t>
                      </w:r>
                      <w:r w:rsidRPr="00A63122">
                        <w:rPr>
                          <w:rFonts w:ascii="Consolas" w:hAnsi="Consolas" w:cs="Consolas"/>
                          <w:color w:val="000000"/>
                          <w:sz w:val="20"/>
                          <w:szCs w:val="20"/>
                        </w:rPr>
                        <w:t>.getSchemaXSD());</w:t>
                      </w:r>
                    </w:p>
                    <w:p w14:paraId="563B6C70" w14:textId="77777777" w:rsidR="00462964" w:rsidRDefault="00462964" w:rsidP="00A63122">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marshaller</w:t>
                      </w:r>
                      <w:r>
                        <w:rPr>
                          <w:rFonts w:ascii="Consolas" w:hAnsi="Consolas" w:cs="Consolas"/>
                          <w:color w:val="000000"/>
                          <w:sz w:val="20"/>
                          <w:szCs w:val="20"/>
                        </w:rPr>
                        <w:t>.marshal(</w:t>
                      </w:r>
                      <w:r>
                        <w:rPr>
                          <w:rFonts w:ascii="Consolas" w:hAnsi="Consolas" w:cs="Consolas"/>
                          <w:color w:val="0000C0"/>
                          <w:sz w:val="20"/>
                          <w:szCs w:val="20"/>
                        </w:rPr>
                        <w:t>rootElement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rPr>
                        <w:t>file</w:t>
                      </w:r>
                      <w:r>
                        <w:rPr>
                          <w:rFonts w:ascii="Consolas" w:hAnsi="Consolas" w:cs="Consolas"/>
                          <w:color w:val="000000"/>
                          <w:sz w:val="20"/>
                          <w:szCs w:val="20"/>
                        </w:rPr>
                        <w:t>));</w:t>
                      </w:r>
                    </w:p>
                    <w:p w14:paraId="563B6C71" w14:textId="77777777" w:rsidR="00462964" w:rsidRDefault="00462964"/>
                  </w:txbxContent>
                </v:textbox>
                <w10:wrap type="topAndBottom" anchorx="margin"/>
              </v:shape>
            </w:pict>
          </mc:Fallback>
        </mc:AlternateContent>
      </w:r>
      <w:r w:rsidR="00970DCE">
        <w:rPr>
          <w:sz w:val="24"/>
          <w:szCs w:val="24"/>
        </w:rPr>
        <w:t xml:space="preserve">Plnění </w:t>
      </w:r>
      <w:r w:rsidR="004B14E4">
        <w:rPr>
          <w:sz w:val="24"/>
          <w:szCs w:val="24"/>
        </w:rPr>
        <w:t>kořenového</w:t>
      </w:r>
      <w:r w:rsidR="001C12E1">
        <w:rPr>
          <w:sz w:val="24"/>
          <w:szCs w:val="24"/>
        </w:rPr>
        <w:t xml:space="preserve"> a dalších elementů, </w:t>
      </w:r>
      <w:r w:rsidR="00970DCE">
        <w:rPr>
          <w:sz w:val="24"/>
          <w:szCs w:val="24"/>
        </w:rPr>
        <w:t xml:space="preserve">probíhá ve třídě </w:t>
      </w:r>
      <w:r w:rsidR="00970DCE" w:rsidRPr="004B14E4">
        <w:rPr>
          <w:b/>
          <w:i/>
          <w:sz w:val="24"/>
          <w:szCs w:val="24"/>
        </w:rPr>
        <w:t>FillForms</w:t>
      </w:r>
      <w:r w:rsidR="00970DCE">
        <w:rPr>
          <w:sz w:val="24"/>
          <w:szCs w:val="24"/>
        </w:rPr>
        <w:t>.</w:t>
      </w:r>
      <w:r w:rsidR="001C12E1">
        <w:rPr>
          <w:sz w:val="24"/>
          <w:szCs w:val="24"/>
        </w:rPr>
        <w:t xml:space="preserve"> Z této třídy lze zavolat metody vykonávající naplnění elementů ze zadávacích formulářů. Pro identifikaci jednotlivých elementů uchovávaných v seznamech a k nim </w:t>
      </w:r>
      <w:r w:rsidR="002D64EC">
        <w:rPr>
          <w:sz w:val="24"/>
          <w:szCs w:val="24"/>
        </w:rPr>
        <w:t>patřícím</w:t>
      </w:r>
      <w:r w:rsidR="001C12E1">
        <w:rPr>
          <w:sz w:val="24"/>
          <w:szCs w:val="24"/>
        </w:rPr>
        <w:t xml:space="preserve"> formulářům byla vytvořena třída </w:t>
      </w:r>
      <w:r w:rsidR="001C12E1" w:rsidRPr="004B14E4">
        <w:rPr>
          <w:b/>
          <w:i/>
          <w:sz w:val="24"/>
          <w:szCs w:val="24"/>
        </w:rPr>
        <w:t>IdCreator</w:t>
      </w:r>
      <w:r w:rsidR="001C12E1">
        <w:rPr>
          <w:sz w:val="24"/>
          <w:szCs w:val="24"/>
        </w:rPr>
        <w:t>, ve které se vytváří ID</w:t>
      </w:r>
      <w:r w:rsidR="004B14E4">
        <w:rPr>
          <w:sz w:val="24"/>
          <w:szCs w:val="24"/>
        </w:rPr>
        <w:t>. Tyto ID se ukládají</w:t>
      </w:r>
      <w:r w:rsidR="001C12E1">
        <w:rPr>
          <w:sz w:val="24"/>
          <w:szCs w:val="24"/>
        </w:rPr>
        <w:t xml:space="preserve"> do </w:t>
      </w:r>
      <w:r w:rsidR="004B14E4">
        <w:rPr>
          <w:sz w:val="24"/>
          <w:szCs w:val="24"/>
        </w:rPr>
        <w:t xml:space="preserve">třídy </w:t>
      </w:r>
      <w:r w:rsidR="004B14E4" w:rsidRPr="004B14E4">
        <w:rPr>
          <w:b/>
          <w:i/>
          <w:sz w:val="24"/>
          <w:szCs w:val="24"/>
        </w:rPr>
        <w:t>CanvasItem</w:t>
      </w:r>
      <w:r w:rsidR="001C12E1">
        <w:rPr>
          <w:sz w:val="24"/>
          <w:szCs w:val="24"/>
        </w:rPr>
        <w:t xml:space="preserve"> představující</w:t>
      </w:r>
      <w:r w:rsidR="00726A08">
        <w:rPr>
          <w:sz w:val="24"/>
          <w:szCs w:val="24"/>
        </w:rPr>
        <w:t xml:space="preserve"> jednotlivé</w:t>
      </w:r>
      <w:r w:rsidR="001C12E1">
        <w:rPr>
          <w:sz w:val="24"/>
          <w:szCs w:val="24"/>
        </w:rPr>
        <w:t xml:space="preserve"> </w:t>
      </w:r>
      <w:r w:rsidR="00726A08">
        <w:rPr>
          <w:sz w:val="24"/>
          <w:szCs w:val="24"/>
        </w:rPr>
        <w:t>prvky</w:t>
      </w:r>
      <w:r w:rsidR="001C12E1">
        <w:rPr>
          <w:sz w:val="24"/>
          <w:szCs w:val="24"/>
        </w:rPr>
        <w:t xml:space="preserve"> vývoje procesu</w:t>
      </w:r>
      <w:r w:rsidR="003B2D3F">
        <w:rPr>
          <w:sz w:val="24"/>
          <w:szCs w:val="24"/>
        </w:rPr>
        <w:t xml:space="preserve"> na plátně</w:t>
      </w:r>
      <w:r w:rsidR="001C12E1">
        <w:rPr>
          <w:sz w:val="24"/>
          <w:szCs w:val="24"/>
        </w:rPr>
        <w:t xml:space="preserve">. </w:t>
      </w:r>
      <w:r w:rsidR="002A52BA">
        <w:rPr>
          <w:sz w:val="24"/>
          <w:szCs w:val="24"/>
        </w:rPr>
        <w:tab/>
      </w:r>
    </w:p>
    <w:p w14:paraId="563B6B34" w14:textId="77777777" w:rsidR="00F10762" w:rsidRDefault="00F10762" w:rsidP="00F10762">
      <w:pPr>
        <w:pStyle w:val="Nadpis3"/>
        <w:numPr>
          <w:ilvl w:val="2"/>
          <w:numId w:val="16"/>
        </w:numPr>
      </w:pPr>
      <w:bookmarkStart w:id="96" w:name="_Toc481097090"/>
      <w:r>
        <w:t>Načítání dat z</w:t>
      </w:r>
      <w:r w:rsidR="002D64EC">
        <w:t> </w:t>
      </w:r>
      <w:r>
        <w:t>XML</w:t>
      </w:r>
      <w:bookmarkEnd w:id="96"/>
    </w:p>
    <w:p w14:paraId="563B6B35" w14:textId="00845AFA" w:rsidR="002D64EC" w:rsidRDefault="002D64EC" w:rsidP="002D64EC">
      <w:pPr>
        <w:spacing w:line="360" w:lineRule="auto"/>
        <w:jc w:val="both"/>
        <w:rPr>
          <w:sz w:val="24"/>
          <w:szCs w:val="24"/>
        </w:rPr>
      </w:pPr>
      <w:r w:rsidRPr="002D64EC">
        <w:rPr>
          <w:sz w:val="24"/>
          <w:szCs w:val="24"/>
        </w:rPr>
        <w:t xml:space="preserve">Načítání objektového modelu z XML souboru do paměti je implementováno </w:t>
      </w:r>
      <w:r>
        <w:rPr>
          <w:sz w:val="24"/>
          <w:szCs w:val="24"/>
        </w:rPr>
        <w:t xml:space="preserve">také ve třídě </w:t>
      </w:r>
      <w:r w:rsidRPr="003272ED">
        <w:rPr>
          <w:b/>
          <w:i/>
          <w:sz w:val="24"/>
          <w:szCs w:val="24"/>
        </w:rPr>
        <w:t>ProcessGenerator</w:t>
      </w:r>
      <w:r>
        <w:rPr>
          <w:sz w:val="24"/>
          <w:szCs w:val="24"/>
        </w:rPr>
        <w:t xml:space="preserve">. Instancí třídy </w:t>
      </w:r>
      <w:r w:rsidRPr="0053133D">
        <w:rPr>
          <w:i/>
          <w:sz w:val="24"/>
          <w:szCs w:val="24"/>
        </w:rPr>
        <w:t>UnMarshall</w:t>
      </w:r>
      <w:r w:rsidRPr="0053133D">
        <w:rPr>
          <w:sz w:val="24"/>
          <w:szCs w:val="24"/>
        </w:rPr>
        <w:t>,</w:t>
      </w:r>
      <w:r>
        <w:rPr>
          <w:sz w:val="24"/>
          <w:szCs w:val="24"/>
        </w:rPr>
        <w:t xml:space="preserve"> metodou </w:t>
      </w:r>
      <w:r w:rsidRPr="0053133D">
        <w:rPr>
          <w:i/>
          <w:sz w:val="24"/>
          <w:szCs w:val="24"/>
        </w:rPr>
        <w:t>unmarshall</w:t>
      </w:r>
      <w:r w:rsidRPr="0053133D">
        <w:rPr>
          <w:sz w:val="24"/>
          <w:szCs w:val="24"/>
        </w:rPr>
        <w:t xml:space="preserve"> </w:t>
      </w:r>
      <w:r>
        <w:rPr>
          <w:sz w:val="24"/>
          <w:szCs w:val="24"/>
        </w:rPr>
        <w:t xml:space="preserve">vracející referenci na objekt představující kořenový element. Tento element </w:t>
      </w:r>
      <w:r w:rsidR="00F43F4E">
        <w:rPr>
          <w:sz w:val="24"/>
          <w:szCs w:val="24"/>
        </w:rPr>
        <w:t>je následně zpracován</w:t>
      </w:r>
      <w:r>
        <w:rPr>
          <w:sz w:val="24"/>
          <w:szCs w:val="24"/>
        </w:rPr>
        <w:t xml:space="preserve"> ve třídě </w:t>
      </w:r>
      <w:r w:rsidRPr="003272ED">
        <w:rPr>
          <w:b/>
          <w:i/>
          <w:sz w:val="24"/>
          <w:szCs w:val="24"/>
        </w:rPr>
        <w:t>FillFormsXML</w:t>
      </w:r>
      <w:r>
        <w:rPr>
          <w:sz w:val="24"/>
          <w:szCs w:val="24"/>
        </w:rPr>
        <w:t xml:space="preserve">. </w:t>
      </w:r>
      <w:r w:rsidR="00F43F4E">
        <w:rPr>
          <w:sz w:val="24"/>
          <w:szCs w:val="24"/>
        </w:rPr>
        <w:t>Zde lze pomocí metod obsluhujících jednotlivé objekty element</w:t>
      </w:r>
      <w:r w:rsidR="009E7110">
        <w:rPr>
          <w:sz w:val="24"/>
          <w:szCs w:val="24"/>
        </w:rPr>
        <w:t>ů</w:t>
      </w:r>
      <w:r w:rsidR="00F43F4E">
        <w:rPr>
          <w:sz w:val="24"/>
          <w:szCs w:val="24"/>
        </w:rPr>
        <w:t xml:space="preserve">, naplnit všechny potřebné seznamy a formuláře. </w:t>
      </w:r>
      <w:r w:rsidR="003272ED">
        <w:rPr>
          <w:sz w:val="24"/>
          <w:szCs w:val="24"/>
        </w:rPr>
        <w:t>Opět s využitím</w:t>
      </w:r>
      <w:r w:rsidR="003272ED" w:rsidRPr="003272ED">
        <w:rPr>
          <w:b/>
          <w:i/>
          <w:sz w:val="24"/>
          <w:szCs w:val="24"/>
        </w:rPr>
        <w:t xml:space="preserve"> </w:t>
      </w:r>
      <w:r w:rsidR="003272ED">
        <w:rPr>
          <w:sz w:val="24"/>
          <w:szCs w:val="24"/>
        </w:rPr>
        <w:t xml:space="preserve">třídy </w:t>
      </w:r>
      <w:r w:rsidR="003272ED" w:rsidRPr="003272ED">
        <w:rPr>
          <w:b/>
          <w:i/>
          <w:sz w:val="24"/>
          <w:szCs w:val="24"/>
        </w:rPr>
        <w:t>IdCreator</w:t>
      </w:r>
      <w:r w:rsidR="003272ED">
        <w:rPr>
          <w:sz w:val="24"/>
          <w:szCs w:val="24"/>
        </w:rPr>
        <w:t xml:space="preserve">. </w:t>
      </w:r>
      <w:r w:rsidR="00F43F4E">
        <w:rPr>
          <w:sz w:val="24"/>
          <w:szCs w:val="24"/>
        </w:rPr>
        <w:t xml:space="preserve"> </w:t>
      </w:r>
    </w:p>
    <w:p w14:paraId="563B6B36" w14:textId="77777777" w:rsidR="003272ED" w:rsidRDefault="003272ED" w:rsidP="003272ED">
      <w:pPr>
        <w:pStyle w:val="Odstavecseseznamem"/>
        <w:numPr>
          <w:ilvl w:val="2"/>
          <w:numId w:val="16"/>
        </w:numPr>
        <w:spacing w:line="360" w:lineRule="auto"/>
        <w:jc w:val="both"/>
        <w:rPr>
          <w:rFonts w:asciiTheme="majorHAnsi" w:eastAsiaTheme="majorEastAsia" w:hAnsiTheme="majorHAnsi" w:cstheme="majorBidi"/>
          <w:color w:val="1F4D78" w:themeColor="accent1" w:themeShade="7F"/>
          <w:sz w:val="24"/>
          <w:szCs w:val="24"/>
        </w:rPr>
      </w:pPr>
      <w:r w:rsidRPr="003272ED">
        <w:rPr>
          <w:rFonts w:asciiTheme="majorHAnsi" w:eastAsiaTheme="majorEastAsia" w:hAnsiTheme="majorHAnsi" w:cstheme="majorBidi"/>
          <w:color w:val="1F4D78" w:themeColor="accent1" w:themeShade="7F"/>
          <w:sz w:val="24"/>
          <w:szCs w:val="24"/>
        </w:rPr>
        <w:t>Validace XML</w:t>
      </w:r>
    </w:p>
    <w:p w14:paraId="563B6B37" w14:textId="08714DBE" w:rsidR="003272ED" w:rsidRPr="00823EB5" w:rsidRDefault="00823EB5" w:rsidP="00AC06CB">
      <w:pPr>
        <w:spacing w:line="360" w:lineRule="auto"/>
        <w:jc w:val="both"/>
        <w:rPr>
          <w:sz w:val="24"/>
          <w:szCs w:val="24"/>
        </w:rPr>
      </w:pPr>
      <w:r w:rsidRPr="00823EB5">
        <w:rPr>
          <w:sz w:val="24"/>
          <w:szCs w:val="24"/>
        </w:rPr>
        <w:t xml:space="preserve">Validace </w:t>
      </w:r>
      <w:r>
        <w:rPr>
          <w:sz w:val="24"/>
          <w:szCs w:val="24"/>
        </w:rPr>
        <w:t xml:space="preserve">formátu XML probíhá jak při načítání objektového modelu z XML do paměti, tak hlavně pokud je nějaký model ukládán. Pro validaci byla vytvořena třída </w:t>
      </w:r>
      <w:r w:rsidRPr="00823EB5">
        <w:rPr>
          <w:b/>
          <w:i/>
          <w:sz w:val="24"/>
          <w:szCs w:val="24"/>
        </w:rPr>
        <w:t>ProcessValidator</w:t>
      </w:r>
      <w:r>
        <w:rPr>
          <w:sz w:val="24"/>
          <w:szCs w:val="24"/>
        </w:rPr>
        <w:t xml:space="preserve"> </w:t>
      </w:r>
      <w:r>
        <w:rPr>
          <w:sz w:val="24"/>
          <w:szCs w:val="24"/>
        </w:rPr>
        <w:lastRenderedPageBreak/>
        <w:t xml:space="preserve">obsahující instanci třídy </w:t>
      </w:r>
      <w:r w:rsidRPr="0053133D">
        <w:rPr>
          <w:i/>
          <w:sz w:val="24"/>
          <w:szCs w:val="24"/>
        </w:rPr>
        <w:t>Validator</w:t>
      </w:r>
      <w:r>
        <w:rPr>
          <w:sz w:val="24"/>
          <w:szCs w:val="24"/>
        </w:rPr>
        <w:t xml:space="preserve"> z balíku </w:t>
      </w:r>
      <w:r w:rsidRPr="0053133D">
        <w:rPr>
          <w:i/>
          <w:sz w:val="24"/>
          <w:szCs w:val="24"/>
        </w:rPr>
        <w:t>javax.xml.validation</w:t>
      </w:r>
      <w:r>
        <w:rPr>
          <w:b/>
          <w:i/>
          <w:sz w:val="24"/>
          <w:szCs w:val="24"/>
        </w:rPr>
        <w:t xml:space="preserve">. </w:t>
      </w:r>
      <w:r>
        <w:rPr>
          <w:sz w:val="24"/>
          <w:szCs w:val="24"/>
        </w:rPr>
        <w:t xml:space="preserve">Validator dále využívá třídu </w:t>
      </w:r>
      <w:r w:rsidRPr="00823EB5">
        <w:rPr>
          <w:b/>
          <w:i/>
          <w:sz w:val="24"/>
          <w:szCs w:val="24"/>
        </w:rPr>
        <w:t>ValidatorErrors</w:t>
      </w:r>
      <w:r>
        <w:rPr>
          <w:sz w:val="24"/>
          <w:szCs w:val="24"/>
        </w:rPr>
        <w:t xml:space="preserve">, </w:t>
      </w:r>
      <w:r w:rsidR="003B2D3F">
        <w:rPr>
          <w:sz w:val="24"/>
          <w:szCs w:val="24"/>
        </w:rPr>
        <w:t>implementující</w:t>
      </w:r>
      <w:r>
        <w:rPr>
          <w:sz w:val="24"/>
          <w:szCs w:val="24"/>
        </w:rPr>
        <w:t xml:space="preserve"> rozhraní </w:t>
      </w:r>
      <w:r w:rsidR="003B2D3F" w:rsidRPr="00726A08">
        <w:rPr>
          <w:i/>
          <w:sz w:val="24"/>
          <w:szCs w:val="24"/>
        </w:rPr>
        <w:t>ErrorHand</w:t>
      </w:r>
      <w:r w:rsidRPr="00726A08">
        <w:rPr>
          <w:i/>
          <w:sz w:val="24"/>
          <w:szCs w:val="24"/>
        </w:rPr>
        <w:t>ler</w:t>
      </w:r>
      <w:r w:rsidR="00726A08">
        <w:rPr>
          <w:sz w:val="24"/>
          <w:szCs w:val="24"/>
        </w:rPr>
        <w:t xml:space="preserve"> a umožň</w:t>
      </w:r>
      <w:r>
        <w:rPr>
          <w:sz w:val="24"/>
          <w:szCs w:val="24"/>
        </w:rPr>
        <w:t>uje příjemnější výpis nalezené chyby v modelu. Výjimka</w:t>
      </w:r>
      <w:r w:rsidR="00AC06CB">
        <w:rPr>
          <w:sz w:val="24"/>
          <w:szCs w:val="24"/>
        </w:rPr>
        <w:t xml:space="preserve">, kterou vrátí </w:t>
      </w:r>
      <w:r w:rsidRPr="0053133D">
        <w:rPr>
          <w:i/>
          <w:sz w:val="24"/>
          <w:szCs w:val="24"/>
        </w:rPr>
        <w:t>Validator</w:t>
      </w:r>
      <w:r w:rsidR="00AC06CB" w:rsidRPr="0053133D">
        <w:rPr>
          <w:i/>
          <w:sz w:val="24"/>
          <w:szCs w:val="24"/>
        </w:rPr>
        <w:t>,</w:t>
      </w:r>
      <w:r w:rsidR="00AC06CB">
        <w:rPr>
          <w:b/>
          <w:i/>
          <w:sz w:val="24"/>
          <w:szCs w:val="24"/>
        </w:rPr>
        <w:t xml:space="preserve"> </w:t>
      </w:r>
      <w:r>
        <w:rPr>
          <w:sz w:val="24"/>
          <w:szCs w:val="24"/>
        </w:rPr>
        <w:t xml:space="preserve">je následně zpracována a převedena do chybového hlášení zobrazeného pomocí třídy </w:t>
      </w:r>
      <w:r w:rsidRPr="00823EB5">
        <w:rPr>
          <w:b/>
          <w:i/>
          <w:sz w:val="24"/>
          <w:szCs w:val="24"/>
        </w:rPr>
        <w:t>Alert</w:t>
      </w:r>
      <w:r>
        <w:rPr>
          <w:sz w:val="24"/>
          <w:szCs w:val="24"/>
        </w:rPr>
        <w:t>.</w:t>
      </w:r>
    </w:p>
    <w:p w14:paraId="563B6B38" w14:textId="77777777" w:rsidR="002145EA" w:rsidRDefault="00A26EB9" w:rsidP="002D64EC">
      <w:pPr>
        <w:pStyle w:val="Nadpis2"/>
        <w:numPr>
          <w:ilvl w:val="1"/>
          <w:numId w:val="16"/>
        </w:numPr>
      </w:pPr>
      <w:bookmarkStart w:id="97" w:name="_Toc481097091"/>
      <w:r w:rsidRPr="00A26EB9">
        <w:t>Zajímavé třídy a části kódu</w:t>
      </w:r>
      <w:bookmarkEnd w:id="97"/>
      <w:r w:rsidR="00766B04" w:rsidRPr="00A26EB9">
        <w:t xml:space="preserve"> </w:t>
      </w:r>
    </w:p>
    <w:p w14:paraId="563B6B39" w14:textId="77777777" w:rsidR="002275B9" w:rsidRPr="002275B9" w:rsidRDefault="002275B9" w:rsidP="002275B9">
      <w:pPr>
        <w:pStyle w:val="Nadpis3"/>
      </w:pPr>
      <w:bookmarkStart w:id="98" w:name="_Toc481097092"/>
      <w:r>
        <w:t>5.6.1</w:t>
      </w:r>
      <w:r>
        <w:tab/>
        <w:t>Třída Control</w:t>
      </w:r>
      <w:bookmarkEnd w:id="98"/>
    </w:p>
    <w:p w14:paraId="563B6B3A" w14:textId="76A50DD5" w:rsidR="00CF7AA0" w:rsidRPr="0053133D" w:rsidRDefault="00F5578D" w:rsidP="00AF6E8B">
      <w:pPr>
        <w:spacing w:line="360" w:lineRule="auto"/>
        <w:jc w:val="both"/>
        <w:rPr>
          <w:i/>
          <w:sz w:val="24"/>
          <w:szCs w:val="24"/>
        </w:rPr>
      </w:pPr>
      <w:r>
        <w:rPr>
          <w:sz w:val="24"/>
          <w:szCs w:val="24"/>
        </w:rPr>
        <w:t xml:space="preserve">Za nejvýznamnější třídu z pohledu vykonávání obslužných činností lze požadovat třídu </w:t>
      </w:r>
      <w:r w:rsidRPr="00F5578D">
        <w:rPr>
          <w:b/>
          <w:i/>
          <w:sz w:val="24"/>
          <w:szCs w:val="24"/>
        </w:rPr>
        <w:t>Control</w:t>
      </w:r>
      <w:r>
        <w:rPr>
          <w:sz w:val="24"/>
          <w:szCs w:val="24"/>
        </w:rPr>
        <w:t>. Tato třída například umožňuje konverzi data</w:t>
      </w:r>
      <w:r w:rsidR="00CF7AA0">
        <w:rPr>
          <w:sz w:val="24"/>
          <w:szCs w:val="24"/>
        </w:rPr>
        <w:t xml:space="preserve"> </w:t>
      </w:r>
      <w:r>
        <w:rPr>
          <w:sz w:val="24"/>
          <w:szCs w:val="24"/>
        </w:rPr>
        <w:t>vybraného z</w:t>
      </w:r>
      <w:r w:rsidR="00CF7AA0">
        <w:rPr>
          <w:sz w:val="24"/>
          <w:szCs w:val="24"/>
        </w:rPr>
        <w:t xml:space="preserve"> DatePickeru, v některém z formulářů, </w:t>
      </w:r>
      <w:r>
        <w:rPr>
          <w:sz w:val="24"/>
          <w:szCs w:val="24"/>
        </w:rPr>
        <w:t xml:space="preserve">vracejícího datum ve formátu </w:t>
      </w:r>
      <w:r w:rsidRPr="00726A08">
        <w:rPr>
          <w:sz w:val="24"/>
          <w:szCs w:val="24"/>
        </w:rPr>
        <w:t>LocalDate do formátu XMLGregorianCalendar</w:t>
      </w:r>
      <w:r w:rsidR="00CF7AA0" w:rsidRPr="00726A08">
        <w:rPr>
          <w:sz w:val="24"/>
          <w:szCs w:val="24"/>
        </w:rPr>
        <w:t xml:space="preserve"> </w:t>
      </w:r>
      <w:r w:rsidR="003B2D3F">
        <w:rPr>
          <w:sz w:val="24"/>
          <w:szCs w:val="24"/>
        </w:rPr>
        <w:t>metodou</w:t>
      </w:r>
      <w:r w:rsidR="00CF7AA0">
        <w:rPr>
          <w:sz w:val="24"/>
          <w:szCs w:val="24"/>
        </w:rPr>
        <w:t xml:space="preserve"> </w:t>
      </w:r>
      <w:r w:rsidR="00CF7AA0" w:rsidRPr="0053133D">
        <w:rPr>
          <w:i/>
          <w:sz w:val="24"/>
          <w:szCs w:val="24"/>
        </w:rPr>
        <w:t>convertDate(LocalDate Ldate).</w:t>
      </w:r>
      <w:r w:rsidR="00CF7AA0">
        <w:rPr>
          <w:b/>
          <w:i/>
          <w:sz w:val="24"/>
          <w:szCs w:val="24"/>
        </w:rPr>
        <w:t xml:space="preserve"> </w:t>
      </w:r>
      <w:r w:rsidR="00CF7AA0" w:rsidRPr="00CF7AA0">
        <w:rPr>
          <w:sz w:val="24"/>
          <w:szCs w:val="24"/>
        </w:rPr>
        <w:t xml:space="preserve">Formát </w:t>
      </w:r>
      <w:r w:rsidR="00CF7AA0" w:rsidRPr="0053133D">
        <w:rPr>
          <w:i/>
          <w:sz w:val="24"/>
          <w:szCs w:val="24"/>
        </w:rPr>
        <w:t>XMLGregorianCalendar</w:t>
      </w:r>
      <w:r w:rsidR="00CF7AA0" w:rsidRPr="00F5578D">
        <w:rPr>
          <w:sz w:val="24"/>
          <w:szCs w:val="24"/>
        </w:rPr>
        <w:t xml:space="preserve"> </w:t>
      </w:r>
      <w:r w:rsidR="00CF7AA0">
        <w:rPr>
          <w:sz w:val="24"/>
          <w:szCs w:val="24"/>
        </w:rPr>
        <w:t>je využit</w:t>
      </w:r>
      <w:r w:rsidRPr="00F5578D">
        <w:rPr>
          <w:sz w:val="24"/>
          <w:szCs w:val="24"/>
        </w:rPr>
        <w:t xml:space="preserve"> </w:t>
      </w:r>
      <w:r>
        <w:rPr>
          <w:sz w:val="24"/>
          <w:szCs w:val="24"/>
        </w:rPr>
        <w:t xml:space="preserve">v XSD schématu pro definování konkrétního </w:t>
      </w:r>
      <w:r w:rsidRPr="00CF7AA0">
        <w:rPr>
          <w:sz w:val="24"/>
          <w:szCs w:val="24"/>
        </w:rPr>
        <w:t xml:space="preserve">data. </w:t>
      </w:r>
      <w:r w:rsidR="00CF7AA0" w:rsidRPr="00CF7AA0">
        <w:rPr>
          <w:sz w:val="24"/>
          <w:szCs w:val="24"/>
        </w:rPr>
        <w:t>Při načítání elementů z XML umož</w:t>
      </w:r>
      <w:r w:rsidR="009E7110">
        <w:rPr>
          <w:sz w:val="24"/>
          <w:szCs w:val="24"/>
        </w:rPr>
        <w:t>ň</w:t>
      </w:r>
      <w:r w:rsidR="00CF7AA0" w:rsidRPr="00CF7AA0">
        <w:rPr>
          <w:sz w:val="24"/>
          <w:szCs w:val="24"/>
        </w:rPr>
        <w:t xml:space="preserve">uje opačnou konverzi pomocí metody </w:t>
      </w:r>
      <w:r w:rsidR="00CF7AA0" w:rsidRPr="0053133D">
        <w:rPr>
          <w:i/>
          <w:sz w:val="24"/>
          <w:szCs w:val="24"/>
        </w:rPr>
        <w:t>convertDateFromXML(XMLGregorianCalendar xmlDate).</w:t>
      </w:r>
    </w:p>
    <w:p w14:paraId="563B6B3B" w14:textId="51A46513" w:rsidR="00CF7AA0" w:rsidRDefault="00A40EAE" w:rsidP="00AF6E8B">
      <w:pPr>
        <w:spacing w:line="360" w:lineRule="auto"/>
        <w:jc w:val="both"/>
        <w:rPr>
          <w:sz w:val="24"/>
          <w:szCs w:val="24"/>
        </w:rPr>
      </w:pPr>
      <w:r>
        <w:rPr>
          <w:noProof/>
          <w:sz w:val="24"/>
          <w:szCs w:val="24"/>
          <w:lang w:eastAsia="cs-CZ"/>
        </w:rPr>
        <mc:AlternateContent>
          <mc:Choice Requires="wps">
            <w:drawing>
              <wp:anchor distT="45720" distB="45720" distL="114300" distR="114300" simplePos="0" relativeHeight="251666432" behindDoc="0" locked="0" layoutInCell="1" allowOverlap="1" wp14:anchorId="563B6BE0" wp14:editId="0E75A0BF">
                <wp:simplePos x="0" y="0"/>
                <wp:positionH relativeFrom="column">
                  <wp:posOffset>522605</wp:posOffset>
                </wp:positionH>
                <wp:positionV relativeFrom="paragraph">
                  <wp:posOffset>2832735</wp:posOffset>
                </wp:positionV>
                <wp:extent cx="5162550" cy="1255395"/>
                <wp:effectExtent l="0" t="0" r="19050" b="15240"/>
                <wp:wrapTopAndBottom/>
                <wp:docPr id="19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255395"/>
                        </a:xfrm>
                        <a:prstGeom prst="rect">
                          <a:avLst/>
                        </a:prstGeom>
                        <a:solidFill>
                          <a:srgbClr val="FFFFFF"/>
                        </a:solidFill>
                        <a:ln w="9525">
                          <a:solidFill>
                            <a:srgbClr val="000000"/>
                          </a:solidFill>
                          <a:miter lim="800000"/>
                          <a:headEnd/>
                          <a:tailEnd/>
                        </a:ln>
                      </wps:spPr>
                      <wps:txbx>
                        <w:txbxContent>
                          <w:p w14:paraId="563B6C72" w14:textId="77777777" w:rsidR="00462964" w:rsidRDefault="00462964" w:rsidP="003B2D3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C0"/>
                                <w:sz w:val="20"/>
                                <w:szCs w:val="20"/>
                              </w:rPr>
                              <w:t>fileChooser</w:t>
                            </w:r>
                            <w:r>
                              <w:rPr>
                                <w:rFonts w:ascii="Consolas" w:hAnsi="Consolas" w:cs="Consolas"/>
                                <w:color w:val="000000"/>
                                <w:sz w:val="20"/>
                                <w:szCs w:val="20"/>
                              </w:rPr>
                              <w:t>.setTitle(</w:t>
                            </w:r>
                            <w:r>
                              <w:rPr>
                                <w:rFonts w:ascii="Consolas" w:hAnsi="Consolas" w:cs="Consolas"/>
                                <w:color w:val="2A00FF"/>
                                <w:sz w:val="20"/>
                                <w:szCs w:val="20"/>
                              </w:rPr>
                              <w:t>"Save Process"</w:t>
                            </w:r>
                            <w:r>
                              <w:rPr>
                                <w:rFonts w:ascii="Consolas" w:hAnsi="Consolas" w:cs="Consolas"/>
                                <w:color w:val="000000"/>
                                <w:sz w:val="20"/>
                                <w:szCs w:val="20"/>
                              </w:rPr>
                              <w:t>);</w:t>
                            </w:r>
                          </w:p>
                          <w:p w14:paraId="563B6C73" w14:textId="77777777" w:rsidR="00462964" w:rsidRDefault="00462964" w:rsidP="003B2D3F">
                            <w:pPr>
                              <w:autoSpaceDE w:val="0"/>
                              <w:autoSpaceDN w:val="0"/>
                              <w:adjustRightInd w:val="0"/>
                              <w:spacing w:after="0" w:line="240" w:lineRule="auto"/>
                              <w:rPr>
                                <w:rFonts w:ascii="Consolas" w:hAnsi="Consolas" w:cs="Consolas"/>
                                <w:sz w:val="20"/>
                                <w:szCs w:val="20"/>
                              </w:rPr>
                            </w:pPr>
                          </w:p>
                          <w:p w14:paraId="563B6C74"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file</w:t>
                            </w:r>
                            <w:r>
                              <w:rPr>
                                <w:rFonts w:ascii="Consolas" w:hAnsi="Consolas" w:cs="Consolas"/>
                                <w:color w:val="000000"/>
                                <w:sz w:val="20"/>
                                <w:szCs w:val="20"/>
                              </w:rPr>
                              <w:t xml:space="preserve"> = </w:t>
                            </w:r>
                            <w:r>
                              <w:rPr>
                                <w:rFonts w:ascii="Consolas" w:hAnsi="Consolas" w:cs="Consolas"/>
                                <w:color w:val="0000C0"/>
                                <w:sz w:val="20"/>
                                <w:szCs w:val="20"/>
                              </w:rPr>
                              <w:t>fileChooser</w:t>
                            </w:r>
                            <w:r>
                              <w:rPr>
                                <w:rFonts w:ascii="Consolas" w:hAnsi="Consolas" w:cs="Consolas"/>
                                <w:color w:val="000000"/>
                                <w:sz w:val="20"/>
                                <w:szCs w:val="20"/>
                              </w:rPr>
                              <w:t>.showSaveDialog(</w:t>
                            </w:r>
                            <w:r>
                              <w:rPr>
                                <w:rFonts w:ascii="Consolas" w:hAnsi="Consolas" w:cs="Consolas"/>
                                <w:b/>
                                <w:bCs/>
                                <w:color w:val="7F0055"/>
                                <w:sz w:val="20"/>
                                <w:szCs w:val="20"/>
                              </w:rPr>
                              <w:t>new</w:t>
                            </w:r>
                            <w:r>
                              <w:rPr>
                                <w:rFonts w:ascii="Consolas" w:hAnsi="Consolas" w:cs="Consolas"/>
                                <w:color w:val="000000"/>
                                <w:sz w:val="20"/>
                                <w:szCs w:val="20"/>
                              </w:rPr>
                              <w:t xml:space="preserve"> Stage());</w:t>
                            </w:r>
                          </w:p>
                          <w:p w14:paraId="563B6C75"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3B6C76"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563B6C77"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procesGener</w:t>
                            </w:r>
                            <w:r>
                              <w:rPr>
                                <w:rFonts w:ascii="Consolas" w:hAnsi="Consolas" w:cs="Consolas"/>
                                <w:color w:val="000000"/>
                                <w:sz w:val="20"/>
                                <w:szCs w:val="20"/>
                              </w:rPr>
                              <w:t>.saveProcess(</w:t>
                            </w:r>
                            <w:r>
                              <w:rPr>
                                <w:rFonts w:ascii="Consolas" w:hAnsi="Consolas" w:cs="Consolas"/>
                                <w:color w:val="0000C0"/>
                                <w:sz w:val="20"/>
                                <w:szCs w:val="20"/>
                              </w:rPr>
                              <w:t>file</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14:paraId="563B6C78" w14:textId="77777777" w:rsidR="00462964" w:rsidRDefault="00462964" w:rsidP="003B2D3F">
                            <w:r>
                              <w:rPr>
                                <w:rFonts w:ascii="Consolas" w:hAnsi="Consolas" w:cs="Consolas"/>
                                <w:color w:val="000000"/>
                                <w:sz w:val="20"/>
                                <w:szCs w:val="20"/>
                              </w:rPr>
                              <w:tab/>
                            </w:r>
                            <w:r>
                              <w:rPr>
                                <w:rFonts w:ascii="Consolas" w:hAnsi="Consolas" w:cs="Consolas"/>
                                <w:color w:val="000000"/>
                                <w:sz w:val="20"/>
                                <w:szCs w:val="20"/>
                              </w:rPr>
                              <w:tab/>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B6BE0" id="_x0000_s1041" type="#_x0000_t202" style="position:absolute;left:0;text-align:left;margin-left:41.15pt;margin-top:223.05pt;width:406.5pt;height:98.8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">
                <v:textbox style="mso-fit-shape-to-text:t">
                  <w:txbxContent>
                    <w:p w14:paraId="563B6C72" w14:textId="77777777" w:rsidR="00462964" w:rsidRDefault="00462964" w:rsidP="003B2D3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C0"/>
                          <w:sz w:val="20"/>
                          <w:szCs w:val="20"/>
                        </w:rPr>
                        <w:t>fileChooser</w:t>
                      </w:r>
                      <w:r>
                        <w:rPr>
                          <w:rFonts w:ascii="Consolas" w:hAnsi="Consolas" w:cs="Consolas"/>
                          <w:color w:val="000000"/>
                          <w:sz w:val="20"/>
                          <w:szCs w:val="20"/>
                        </w:rPr>
                        <w:t>.setTitle(</w:t>
                      </w:r>
                      <w:r>
                        <w:rPr>
                          <w:rFonts w:ascii="Consolas" w:hAnsi="Consolas" w:cs="Consolas"/>
                          <w:color w:val="2A00FF"/>
                          <w:sz w:val="20"/>
                          <w:szCs w:val="20"/>
                        </w:rPr>
                        <w:t>"Save Process"</w:t>
                      </w:r>
                      <w:r>
                        <w:rPr>
                          <w:rFonts w:ascii="Consolas" w:hAnsi="Consolas" w:cs="Consolas"/>
                          <w:color w:val="000000"/>
                          <w:sz w:val="20"/>
                          <w:szCs w:val="20"/>
                        </w:rPr>
                        <w:t>);</w:t>
                      </w:r>
                    </w:p>
                    <w:p w14:paraId="563B6C73" w14:textId="77777777" w:rsidR="00462964" w:rsidRDefault="00462964" w:rsidP="003B2D3F">
                      <w:pPr>
                        <w:autoSpaceDE w:val="0"/>
                        <w:autoSpaceDN w:val="0"/>
                        <w:adjustRightInd w:val="0"/>
                        <w:spacing w:after="0" w:line="240" w:lineRule="auto"/>
                        <w:rPr>
                          <w:rFonts w:ascii="Consolas" w:hAnsi="Consolas" w:cs="Consolas"/>
                          <w:sz w:val="20"/>
                          <w:szCs w:val="20"/>
                        </w:rPr>
                      </w:pPr>
                    </w:p>
                    <w:p w14:paraId="563B6C74"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file</w:t>
                      </w:r>
                      <w:r>
                        <w:rPr>
                          <w:rFonts w:ascii="Consolas" w:hAnsi="Consolas" w:cs="Consolas"/>
                          <w:color w:val="000000"/>
                          <w:sz w:val="20"/>
                          <w:szCs w:val="20"/>
                        </w:rPr>
                        <w:t xml:space="preserve"> = </w:t>
                      </w:r>
                      <w:r>
                        <w:rPr>
                          <w:rFonts w:ascii="Consolas" w:hAnsi="Consolas" w:cs="Consolas"/>
                          <w:color w:val="0000C0"/>
                          <w:sz w:val="20"/>
                          <w:szCs w:val="20"/>
                        </w:rPr>
                        <w:t>fileChooser</w:t>
                      </w:r>
                      <w:r>
                        <w:rPr>
                          <w:rFonts w:ascii="Consolas" w:hAnsi="Consolas" w:cs="Consolas"/>
                          <w:color w:val="000000"/>
                          <w:sz w:val="20"/>
                          <w:szCs w:val="20"/>
                        </w:rPr>
                        <w:t>.showSaveDialog(</w:t>
                      </w:r>
                      <w:r>
                        <w:rPr>
                          <w:rFonts w:ascii="Consolas" w:hAnsi="Consolas" w:cs="Consolas"/>
                          <w:b/>
                          <w:bCs/>
                          <w:color w:val="7F0055"/>
                          <w:sz w:val="20"/>
                          <w:szCs w:val="20"/>
                        </w:rPr>
                        <w:t>new</w:t>
                      </w:r>
                      <w:r>
                        <w:rPr>
                          <w:rFonts w:ascii="Consolas" w:hAnsi="Consolas" w:cs="Consolas"/>
                          <w:color w:val="000000"/>
                          <w:sz w:val="20"/>
                          <w:szCs w:val="20"/>
                        </w:rPr>
                        <w:t xml:space="preserve"> Stage());</w:t>
                      </w:r>
                    </w:p>
                    <w:p w14:paraId="563B6C75"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63B6C76"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563B6C77" w14:textId="77777777" w:rsidR="00462964" w:rsidRDefault="00462964" w:rsidP="003B2D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procesGener</w:t>
                      </w:r>
                      <w:r>
                        <w:rPr>
                          <w:rFonts w:ascii="Consolas" w:hAnsi="Consolas" w:cs="Consolas"/>
                          <w:color w:val="000000"/>
                          <w:sz w:val="20"/>
                          <w:szCs w:val="20"/>
                        </w:rPr>
                        <w:t>.saveProcess(</w:t>
                      </w:r>
                      <w:r>
                        <w:rPr>
                          <w:rFonts w:ascii="Consolas" w:hAnsi="Consolas" w:cs="Consolas"/>
                          <w:color w:val="0000C0"/>
                          <w:sz w:val="20"/>
                          <w:szCs w:val="20"/>
                        </w:rPr>
                        <w:t>file</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14:paraId="563B6C78" w14:textId="77777777" w:rsidR="00462964" w:rsidRDefault="00462964" w:rsidP="003B2D3F">
                      <w:r>
                        <w:rPr>
                          <w:rFonts w:ascii="Consolas" w:hAnsi="Consolas" w:cs="Consolas"/>
                          <w:color w:val="000000"/>
                          <w:sz w:val="20"/>
                          <w:szCs w:val="20"/>
                        </w:rPr>
                        <w:tab/>
                      </w:r>
                      <w:r>
                        <w:rPr>
                          <w:rFonts w:ascii="Consolas" w:hAnsi="Consolas" w:cs="Consolas"/>
                          <w:color w:val="000000"/>
                          <w:sz w:val="20"/>
                          <w:szCs w:val="20"/>
                        </w:rPr>
                        <w:tab/>
                        <w:t xml:space="preserve">} </w:t>
                      </w:r>
                    </w:p>
                  </w:txbxContent>
                </v:textbox>
                <w10:wrap type="topAndBottom"/>
              </v:shape>
            </w:pict>
          </mc:Fallback>
        </mc:AlternateContent>
      </w:r>
      <w:r w:rsidR="009E7110">
        <w:rPr>
          <w:sz w:val="24"/>
          <w:szCs w:val="24"/>
        </w:rPr>
        <w:t>Třída d</w:t>
      </w:r>
      <w:r w:rsidR="00CF7AA0">
        <w:rPr>
          <w:sz w:val="24"/>
          <w:szCs w:val="24"/>
        </w:rPr>
        <w:t xml:space="preserve">ále obsahuje metody využívané v kontextovém menu aplikace. Metodu </w:t>
      </w:r>
      <w:r w:rsidR="00CF7AA0" w:rsidRPr="00726A08">
        <w:rPr>
          <w:i/>
          <w:sz w:val="24"/>
          <w:szCs w:val="24"/>
        </w:rPr>
        <w:t>openFile()</w:t>
      </w:r>
      <w:r w:rsidR="00CF7AA0">
        <w:rPr>
          <w:sz w:val="24"/>
          <w:szCs w:val="24"/>
        </w:rPr>
        <w:t xml:space="preserve"> volanou po stisku volby open, znamenající načtení již vytvořeného procesu v XML do pamět</w:t>
      </w:r>
      <w:r w:rsidR="00C62CFD">
        <w:rPr>
          <w:sz w:val="24"/>
          <w:szCs w:val="24"/>
        </w:rPr>
        <w:t>i. Nejdříve je zavoláno standard</w:t>
      </w:r>
      <w:r w:rsidR="00CF7AA0">
        <w:rPr>
          <w:sz w:val="24"/>
          <w:szCs w:val="24"/>
        </w:rPr>
        <w:t>ní okno pro výběr daného souboru</w:t>
      </w:r>
      <w:r w:rsidR="002275B9">
        <w:rPr>
          <w:sz w:val="24"/>
          <w:szCs w:val="24"/>
        </w:rPr>
        <w:t xml:space="preserve"> komponentou </w:t>
      </w:r>
      <w:r w:rsidR="002275B9" w:rsidRPr="00726A08">
        <w:rPr>
          <w:i/>
          <w:sz w:val="24"/>
          <w:szCs w:val="24"/>
        </w:rPr>
        <w:t>FileChooser()</w:t>
      </w:r>
      <w:r w:rsidR="002275B9">
        <w:rPr>
          <w:sz w:val="24"/>
          <w:szCs w:val="24"/>
        </w:rPr>
        <w:t xml:space="preserve"> </w:t>
      </w:r>
      <w:r w:rsidR="008F50B2">
        <w:rPr>
          <w:sz w:val="24"/>
          <w:szCs w:val="24"/>
        </w:rPr>
        <w:t xml:space="preserve">a následně </w:t>
      </w:r>
      <w:r w:rsidR="005D5E0A">
        <w:rPr>
          <w:sz w:val="24"/>
          <w:szCs w:val="24"/>
        </w:rPr>
        <w:t xml:space="preserve">jsou </w:t>
      </w:r>
      <w:r w:rsidR="008F50B2">
        <w:rPr>
          <w:sz w:val="24"/>
          <w:szCs w:val="24"/>
        </w:rPr>
        <w:t xml:space="preserve">volány metody třídy </w:t>
      </w:r>
      <w:r w:rsidR="008F50B2" w:rsidRPr="008F50B2">
        <w:rPr>
          <w:b/>
          <w:i/>
          <w:sz w:val="24"/>
          <w:szCs w:val="24"/>
        </w:rPr>
        <w:t>FillFormsXML</w:t>
      </w:r>
      <w:r w:rsidR="008F50B2">
        <w:rPr>
          <w:sz w:val="24"/>
          <w:szCs w:val="24"/>
        </w:rPr>
        <w:t xml:space="preserve"> pro zpracování všech elementů nacházejících se v XML souboru. Metodu </w:t>
      </w:r>
      <w:r w:rsidR="008F50B2" w:rsidRPr="00726A08">
        <w:rPr>
          <w:i/>
          <w:sz w:val="24"/>
          <w:szCs w:val="24"/>
        </w:rPr>
        <w:t>saveFile()</w:t>
      </w:r>
      <w:r w:rsidR="008F50B2">
        <w:rPr>
          <w:sz w:val="24"/>
          <w:szCs w:val="24"/>
        </w:rPr>
        <w:t xml:space="preserve"> lze použít pro uložení objektového modelu v paměti.</w:t>
      </w:r>
      <w:r w:rsidR="00726A08">
        <w:rPr>
          <w:sz w:val="24"/>
          <w:szCs w:val="24"/>
        </w:rPr>
        <w:t xml:space="preserve"> Tato metoda je </w:t>
      </w:r>
      <w:r w:rsidR="00A52CDD">
        <w:rPr>
          <w:sz w:val="24"/>
          <w:szCs w:val="24"/>
        </w:rPr>
        <w:t>volá</w:t>
      </w:r>
      <w:r w:rsidR="00726A08">
        <w:rPr>
          <w:sz w:val="24"/>
          <w:szCs w:val="24"/>
        </w:rPr>
        <w:t>na obsluhou</w:t>
      </w:r>
      <w:r w:rsidR="008F50B2">
        <w:rPr>
          <w:sz w:val="24"/>
          <w:szCs w:val="24"/>
        </w:rPr>
        <w:t xml:space="preserve"> události po </w:t>
      </w:r>
      <w:r w:rsidR="009E7110">
        <w:rPr>
          <w:sz w:val="24"/>
          <w:szCs w:val="24"/>
        </w:rPr>
        <w:t>zvolení</w:t>
      </w:r>
      <w:r w:rsidR="008F50B2">
        <w:rPr>
          <w:sz w:val="24"/>
          <w:szCs w:val="24"/>
        </w:rPr>
        <w:t xml:space="preserve"> </w:t>
      </w:r>
      <w:r w:rsidR="008F50B2" w:rsidRPr="00726A08">
        <w:rPr>
          <w:sz w:val="24"/>
          <w:szCs w:val="24"/>
        </w:rPr>
        <w:t>Save</w:t>
      </w:r>
      <w:r w:rsidR="008F50B2">
        <w:rPr>
          <w:b/>
          <w:i/>
          <w:sz w:val="24"/>
          <w:szCs w:val="24"/>
        </w:rPr>
        <w:t xml:space="preserve"> </w:t>
      </w:r>
      <w:r w:rsidR="008F50B2">
        <w:rPr>
          <w:sz w:val="24"/>
          <w:szCs w:val="24"/>
        </w:rPr>
        <w:t>v hlavním menu. Zde stejně jako v předchozím případě je zavoláno okno operačníh</w:t>
      </w:r>
      <w:r w:rsidR="00315176">
        <w:rPr>
          <w:sz w:val="24"/>
          <w:szCs w:val="24"/>
        </w:rPr>
        <w:t>o systému</w:t>
      </w:r>
      <w:r w:rsidR="008F50B2">
        <w:rPr>
          <w:sz w:val="24"/>
          <w:szCs w:val="24"/>
        </w:rPr>
        <w:t xml:space="preserve"> </w:t>
      </w:r>
      <w:r w:rsidR="0036779B">
        <w:rPr>
          <w:sz w:val="24"/>
          <w:szCs w:val="24"/>
        </w:rPr>
        <w:t>pro výběr, respektive zadání jména souboru</w:t>
      </w:r>
      <w:r w:rsidR="002275B9">
        <w:rPr>
          <w:sz w:val="24"/>
          <w:szCs w:val="24"/>
        </w:rPr>
        <w:t xml:space="preserve"> pomocí </w:t>
      </w:r>
      <w:r w:rsidR="002275B9" w:rsidRPr="00726A08">
        <w:rPr>
          <w:sz w:val="24"/>
          <w:szCs w:val="24"/>
        </w:rPr>
        <w:t>FileChooser</w:t>
      </w:r>
      <w:r w:rsidR="003B2D3F">
        <w:rPr>
          <w:sz w:val="24"/>
          <w:szCs w:val="24"/>
        </w:rPr>
        <w:t xml:space="preserve"> a jeho </w:t>
      </w:r>
      <w:r w:rsidR="0036779B">
        <w:rPr>
          <w:sz w:val="24"/>
          <w:szCs w:val="24"/>
        </w:rPr>
        <w:t>uložení. Výběr formátu pro uložení byl omezen pouze na formát XML.</w:t>
      </w:r>
      <w:r w:rsidR="008F50B2">
        <w:rPr>
          <w:sz w:val="24"/>
          <w:szCs w:val="24"/>
        </w:rPr>
        <w:t xml:space="preserve"> </w:t>
      </w:r>
      <w:r w:rsidR="0036779B">
        <w:rPr>
          <w:sz w:val="24"/>
          <w:szCs w:val="24"/>
        </w:rPr>
        <w:t xml:space="preserve">Dále je předán kořenový element třídě </w:t>
      </w:r>
      <w:r w:rsidR="0036779B" w:rsidRPr="003B2D3F">
        <w:rPr>
          <w:b/>
          <w:i/>
          <w:sz w:val="24"/>
          <w:szCs w:val="24"/>
        </w:rPr>
        <w:t>ProcessGenerator</w:t>
      </w:r>
      <w:r w:rsidR="0036779B">
        <w:rPr>
          <w:sz w:val="24"/>
          <w:szCs w:val="24"/>
        </w:rPr>
        <w:t xml:space="preserve"> pro uložení dat do XML souboru. </w:t>
      </w:r>
    </w:p>
    <w:p w14:paraId="563B6B3C" w14:textId="77777777" w:rsidR="003B2D3F" w:rsidRDefault="003B2D3F" w:rsidP="00AF6E8B">
      <w:pPr>
        <w:spacing w:line="360" w:lineRule="auto"/>
        <w:jc w:val="both"/>
        <w:rPr>
          <w:sz w:val="24"/>
          <w:szCs w:val="24"/>
        </w:rPr>
      </w:pPr>
    </w:p>
    <w:p w14:paraId="563B6B3D" w14:textId="77777777" w:rsidR="0036779B" w:rsidRDefault="0036779B" w:rsidP="00AF6E8B">
      <w:pPr>
        <w:spacing w:line="360" w:lineRule="auto"/>
        <w:jc w:val="both"/>
        <w:rPr>
          <w:sz w:val="24"/>
          <w:szCs w:val="24"/>
        </w:rPr>
      </w:pPr>
      <w:r>
        <w:rPr>
          <w:sz w:val="24"/>
          <w:szCs w:val="24"/>
        </w:rPr>
        <w:t xml:space="preserve">Metody </w:t>
      </w:r>
      <w:r w:rsidRPr="00726A08">
        <w:rPr>
          <w:i/>
          <w:sz w:val="24"/>
          <w:szCs w:val="24"/>
        </w:rPr>
        <w:t>createForm(CanvasItem item, BasicForm form) a createFormFromXML(CanvasItem item, BasicForm form)</w:t>
      </w:r>
      <w:r>
        <w:rPr>
          <w:b/>
          <w:i/>
          <w:sz w:val="24"/>
          <w:szCs w:val="24"/>
        </w:rPr>
        <w:t xml:space="preserve"> </w:t>
      </w:r>
      <w:r w:rsidRPr="0036779B">
        <w:rPr>
          <w:sz w:val="24"/>
          <w:szCs w:val="24"/>
        </w:rPr>
        <w:t>slo</w:t>
      </w:r>
      <w:r>
        <w:rPr>
          <w:sz w:val="24"/>
          <w:szCs w:val="24"/>
        </w:rPr>
        <w:t>uží k</w:t>
      </w:r>
      <w:r w:rsidR="00DB034A">
        <w:rPr>
          <w:sz w:val="24"/>
          <w:szCs w:val="24"/>
        </w:rPr>
        <w:t> </w:t>
      </w:r>
      <w:r>
        <w:rPr>
          <w:sz w:val="24"/>
          <w:szCs w:val="24"/>
        </w:rPr>
        <w:t>rozhodnutí</w:t>
      </w:r>
      <w:r w:rsidR="00DB034A">
        <w:rPr>
          <w:sz w:val="24"/>
          <w:szCs w:val="24"/>
        </w:rPr>
        <w:t>,</w:t>
      </w:r>
      <w:r>
        <w:rPr>
          <w:sz w:val="24"/>
          <w:szCs w:val="24"/>
        </w:rPr>
        <w:t xml:space="preserve"> o jaký typ segmentu procesu se jedná</w:t>
      </w:r>
      <w:r w:rsidR="00DB034A">
        <w:rPr>
          <w:sz w:val="24"/>
          <w:szCs w:val="24"/>
        </w:rPr>
        <w:t>,</w:t>
      </w:r>
      <w:r>
        <w:rPr>
          <w:sz w:val="24"/>
          <w:szCs w:val="24"/>
        </w:rPr>
        <w:t xml:space="preserve"> a následně zavol</w:t>
      </w:r>
      <w:r w:rsidR="002275B9">
        <w:rPr>
          <w:sz w:val="24"/>
          <w:szCs w:val="24"/>
        </w:rPr>
        <w:t>ají metody</w:t>
      </w:r>
      <w:r>
        <w:rPr>
          <w:sz w:val="24"/>
          <w:szCs w:val="24"/>
        </w:rPr>
        <w:t xml:space="preserve"> pro vytvoření daného prvku představující tento segment v</w:t>
      </w:r>
      <w:r w:rsidR="00DB034A">
        <w:rPr>
          <w:sz w:val="24"/>
          <w:szCs w:val="24"/>
        </w:rPr>
        <w:t> </w:t>
      </w:r>
      <w:r>
        <w:rPr>
          <w:sz w:val="24"/>
          <w:szCs w:val="24"/>
        </w:rPr>
        <w:t>aplikaci</w:t>
      </w:r>
      <w:r w:rsidR="00DB034A">
        <w:rPr>
          <w:sz w:val="24"/>
          <w:szCs w:val="24"/>
        </w:rPr>
        <w:t>,</w:t>
      </w:r>
      <w:r>
        <w:rPr>
          <w:sz w:val="24"/>
          <w:szCs w:val="24"/>
        </w:rPr>
        <w:t xml:space="preserve"> </w:t>
      </w:r>
      <w:r w:rsidR="003B2D3F">
        <w:rPr>
          <w:sz w:val="24"/>
          <w:szCs w:val="24"/>
        </w:rPr>
        <w:t>případně</w:t>
      </w:r>
      <w:r>
        <w:rPr>
          <w:sz w:val="24"/>
          <w:szCs w:val="24"/>
        </w:rPr>
        <w:t xml:space="preserve"> </w:t>
      </w:r>
      <w:r>
        <w:rPr>
          <w:sz w:val="24"/>
          <w:szCs w:val="24"/>
        </w:rPr>
        <w:lastRenderedPageBreak/>
        <w:t xml:space="preserve">ho zobrazí na plátně v nadřazeném formuláři. </w:t>
      </w:r>
      <w:r w:rsidR="002275B9">
        <w:rPr>
          <w:sz w:val="24"/>
          <w:szCs w:val="24"/>
        </w:rPr>
        <w:t xml:space="preserve">Rozhodování o typu segmentu je založeno na porovnání hodnot </w:t>
      </w:r>
      <w:r w:rsidR="003B2D3F">
        <w:rPr>
          <w:sz w:val="24"/>
          <w:szCs w:val="24"/>
        </w:rPr>
        <w:t>výčtového typu</w:t>
      </w:r>
      <w:r w:rsidR="002275B9">
        <w:rPr>
          <w:sz w:val="24"/>
          <w:szCs w:val="24"/>
        </w:rPr>
        <w:t xml:space="preserve"> </w:t>
      </w:r>
      <w:r w:rsidR="002275B9" w:rsidRPr="002275B9">
        <w:rPr>
          <w:b/>
          <w:i/>
          <w:sz w:val="24"/>
          <w:szCs w:val="24"/>
        </w:rPr>
        <w:t>SegmentType</w:t>
      </w:r>
      <w:r w:rsidR="002275B9">
        <w:rPr>
          <w:b/>
          <w:i/>
          <w:sz w:val="24"/>
          <w:szCs w:val="24"/>
        </w:rPr>
        <w:t xml:space="preserve">. </w:t>
      </w:r>
    </w:p>
    <w:p w14:paraId="563B6B3E" w14:textId="77777777" w:rsidR="00581EC8" w:rsidRDefault="00FC29D1" w:rsidP="00FC29D1">
      <w:pPr>
        <w:pStyle w:val="Nadpis3"/>
      </w:pPr>
      <w:bookmarkStart w:id="99" w:name="_Toc481097093"/>
      <w:r>
        <w:t>5.6.2</w:t>
      </w:r>
      <w:r>
        <w:tab/>
      </w:r>
      <w:r w:rsidR="00BA2A0A">
        <w:t>Implementace komponenty na plátně</w:t>
      </w:r>
      <w:bookmarkEnd w:id="99"/>
    </w:p>
    <w:p w14:paraId="563B6B3F" w14:textId="0CF7B0C4" w:rsidR="00012A26" w:rsidRDefault="00A40EAE" w:rsidP="00767C71">
      <w:pPr>
        <w:spacing w:line="360" w:lineRule="auto"/>
        <w:jc w:val="both"/>
        <w:rPr>
          <w:sz w:val="24"/>
          <w:szCs w:val="24"/>
        </w:rPr>
      </w:pPr>
      <w:r>
        <w:rPr>
          <w:noProof/>
          <w:sz w:val="24"/>
          <w:szCs w:val="24"/>
          <w:lang w:eastAsia="cs-CZ"/>
        </w:rPr>
        <mc:AlternateContent>
          <mc:Choice Requires="wps">
            <w:drawing>
              <wp:anchor distT="45720" distB="45720" distL="114300" distR="114300" simplePos="0" relativeHeight="251674624" behindDoc="0" locked="0" layoutInCell="1" allowOverlap="1" wp14:anchorId="563B6BE1" wp14:editId="0FAD7895">
                <wp:simplePos x="0" y="0"/>
                <wp:positionH relativeFrom="margin">
                  <wp:align>left</wp:align>
                </wp:positionH>
                <wp:positionV relativeFrom="paragraph">
                  <wp:posOffset>2518410</wp:posOffset>
                </wp:positionV>
                <wp:extent cx="6515100" cy="1552575"/>
                <wp:effectExtent l="0" t="0" r="38100" b="22860"/>
                <wp:wrapTopAndBottom/>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552575"/>
                        </a:xfrm>
                        <a:prstGeom prst="rect">
                          <a:avLst/>
                        </a:prstGeom>
                        <a:solidFill>
                          <a:srgbClr val="FFFFFF"/>
                        </a:solidFill>
                        <a:ln w="9525">
                          <a:solidFill>
                            <a:srgbClr val="000000"/>
                          </a:solidFill>
                          <a:miter lim="800000"/>
                          <a:headEnd/>
                          <a:tailEnd/>
                        </a:ln>
                      </wps:spPr>
                      <wps:txbx>
                        <w:txbxContent>
                          <w:p w14:paraId="563B6C79" w14:textId="77777777" w:rsidR="00462964" w:rsidRDefault="00462964" w:rsidP="00012A2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C0"/>
                                <w:sz w:val="20"/>
                                <w:szCs w:val="20"/>
                              </w:rPr>
                              <w:t>name</w:t>
                            </w:r>
                            <w:r>
                              <w:rPr>
                                <w:rFonts w:ascii="Consolas" w:hAnsi="Consolas" w:cs="Consolas"/>
                                <w:color w:val="000000"/>
                                <w:sz w:val="20"/>
                                <w:szCs w:val="20"/>
                              </w:rPr>
                              <w:t>.setWrappingWidth(Constans.</w:t>
                            </w:r>
                            <w:r>
                              <w:rPr>
                                <w:rFonts w:ascii="Consolas" w:hAnsi="Consolas" w:cs="Consolas"/>
                                <w:b/>
                                <w:bCs/>
                                <w:i/>
                                <w:iCs/>
                                <w:color w:val="0000C0"/>
                                <w:sz w:val="20"/>
                                <w:szCs w:val="20"/>
                              </w:rPr>
                              <w:t>maxCanvasItemWidth</w:t>
                            </w:r>
                            <w:r>
                              <w:rPr>
                                <w:rFonts w:ascii="Consolas" w:hAnsi="Consolas" w:cs="Consolas"/>
                                <w:color w:val="000000"/>
                                <w:sz w:val="20"/>
                                <w:szCs w:val="20"/>
                              </w:rPr>
                              <w:t>);</w:t>
                            </w:r>
                          </w:p>
                          <w:p w14:paraId="563B6C7A" w14:textId="77777777" w:rsidR="00462964" w:rsidRDefault="00462964" w:rsidP="00012A26">
                            <w:pPr>
                              <w:autoSpaceDE w:val="0"/>
                              <w:autoSpaceDN w:val="0"/>
                              <w:adjustRightInd w:val="0"/>
                              <w:spacing w:after="0" w:line="240" w:lineRule="auto"/>
                              <w:rPr>
                                <w:rFonts w:ascii="Consolas" w:hAnsi="Consolas" w:cs="Consolas"/>
                                <w:sz w:val="20"/>
                                <w:szCs w:val="20"/>
                              </w:rPr>
                            </w:pPr>
                          </w:p>
                          <w:p w14:paraId="563B6C7B"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&gt; </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width</w:t>
                            </w:r>
                            <w:r>
                              <w:rPr>
                                <w:rFonts w:ascii="Consolas" w:hAnsi="Consolas" w:cs="Consolas"/>
                                <w:color w:val="000000"/>
                                <w:sz w:val="20"/>
                                <w:szCs w:val="20"/>
                              </w:rPr>
                              <w:t xml:space="preserve"> &lt; Constans.</w:t>
                            </w:r>
                            <w:r>
                              <w:rPr>
                                <w:rFonts w:ascii="Consolas" w:hAnsi="Consolas" w:cs="Consolas"/>
                                <w:b/>
                                <w:bCs/>
                                <w:i/>
                                <w:iCs/>
                                <w:color w:val="0000C0"/>
                                <w:sz w:val="20"/>
                                <w:szCs w:val="20"/>
                              </w:rPr>
                              <w:t>maxCanvasItemWidth</w:t>
                            </w:r>
                            <w:r>
                              <w:rPr>
                                <w:rFonts w:ascii="Consolas" w:hAnsi="Consolas" w:cs="Consolas"/>
                                <w:color w:val="000000"/>
                                <w:sz w:val="20"/>
                                <w:szCs w:val="20"/>
                              </w:rPr>
                              <w:t>) {</w:t>
                            </w:r>
                          </w:p>
                          <w:p w14:paraId="563B6C7C"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repaintBox(</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14:paraId="563B6C7D" w14:textId="77777777" w:rsidR="00462964" w:rsidRDefault="00462964" w:rsidP="00012A26">
                            <w:pPr>
                              <w:autoSpaceDE w:val="0"/>
                              <w:autoSpaceDN w:val="0"/>
                              <w:adjustRightInd w:val="0"/>
                              <w:spacing w:after="0" w:line="240" w:lineRule="auto"/>
                              <w:rPr>
                                <w:rFonts w:ascii="Consolas" w:hAnsi="Consolas" w:cs="Consolas"/>
                                <w:sz w:val="20"/>
                                <w:szCs w:val="20"/>
                              </w:rPr>
                            </w:pPr>
                          </w:p>
                          <w:p w14:paraId="563B6C7E"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&gt; Constans.</w:t>
                            </w:r>
                            <w:r>
                              <w:rPr>
                                <w:rFonts w:ascii="Consolas" w:hAnsi="Consolas" w:cs="Consolas"/>
                                <w:b/>
                                <w:bCs/>
                                <w:i/>
                                <w:iCs/>
                                <w:color w:val="0000C0"/>
                                <w:sz w:val="20"/>
                                <w:szCs w:val="20"/>
                              </w:rPr>
                              <w:t>maxCanvasItemWidth</w:t>
                            </w:r>
                            <w:r>
                              <w:rPr>
                                <w:rFonts w:ascii="Consolas" w:hAnsi="Consolas" w:cs="Consolas"/>
                                <w:color w:val="000000"/>
                                <w:sz w:val="20"/>
                                <w:szCs w:val="20"/>
                              </w:rPr>
                              <w:t>) {</w:t>
                            </w:r>
                          </w:p>
                          <w:p w14:paraId="563B6C7F"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countHeightBotomRectangle((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w:t>
                            </w:r>
                          </w:p>
                          <w:p w14:paraId="563B6C80"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repaintBox(Constans.</w:t>
                            </w:r>
                            <w:r>
                              <w:rPr>
                                <w:rFonts w:ascii="Consolas" w:hAnsi="Consolas" w:cs="Consolas"/>
                                <w:b/>
                                <w:bCs/>
                                <w:i/>
                                <w:iCs/>
                                <w:color w:val="0000C0"/>
                                <w:sz w:val="20"/>
                                <w:szCs w:val="20"/>
                              </w:rPr>
                              <w:t>maxCanvasItemWidth</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w:t>
                            </w:r>
                            <w:r>
                              <w:rPr>
                                <w:rFonts w:ascii="Consolas" w:hAnsi="Consolas" w:cs="Consolas"/>
                                <w:color w:val="0000C0"/>
                                <w:sz w:val="20"/>
                                <w:szCs w:val="20"/>
                              </w:rPr>
                              <w:t>height</w:t>
                            </w:r>
                            <w:r>
                              <w:rPr>
                                <w:rFonts w:ascii="Consolas" w:hAnsi="Consolas" w:cs="Consolas"/>
                                <w:color w:val="000000"/>
                                <w:sz w:val="20"/>
                                <w:szCs w:val="20"/>
                              </w:rPr>
                              <w:t>);</w:t>
                            </w:r>
                          </w:p>
                          <w:p w14:paraId="563B6C81" w14:textId="77777777" w:rsidR="00462964" w:rsidRDefault="00462964" w:rsidP="00012A26">
                            <w:r>
                              <w:rPr>
                                <w:rFonts w:ascii="Consolas" w:hAnsi="Consolas" w:cs="Consolas"/>
                                <w:color w:val="000000"/>
                                <w:sz w:val="20"/>
                                <w:szCs w:val="20"/>
                              </w:rPr>
                              <w:tab/>
                            </w:r>
                            <w:r>
                              <w:rPr>
                                <w:rFonts w:ascii="Consolas" w:hAnsi="Consolas" w:cs="Consolas"/>
                                <w:color w:val="000000"/>
                                <w:sz w:val="20"/>
                                <w:szCs w:val="20"/>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B6BE1" id="_x0000_s1042" type="#_x0000_t202" style="position:absolute;left:0;text-align:left;margin-left:0;margin-top:198.3pt;width:513pt;height:122.25pt;z-index:251674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">
                <v:textbox style="mso-fit-shape-to-text:t">
                  <w:txbxContent>
                    <w:p w14:paraId="563B6C79" w14:textId="77777777" w:rsidR="00462964" w:rsidRDefault="00462964" w:rsidP="00012A2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C0"/>
                          <w:sz w:val="20"/>
                          <w:szCs w:val="20"/>
                        </w:rPr>
                        <w:t>name</w:t>
                      </w:r>
                      <w:r>
                        <w:rPr>
                          <w:rFonts w:ascii="Consolas" w:hAnsi="Consolas" w:cs="Consolas"/>
                          <w:color w:val="000000"/>
                          <w:sz w:val="20"/>
                          <w:szCs w:val="20"/>
                        </w:rPr>
                        <w:t>.setWrappingWidth(Constans.</w:t>
                      </w:r>
                      <w:r>
                        <w:rPr>
                          <w:rFonts w:ascii="Consolas" w:hAnsi="Consolas" w:cs="Consolas"/>
                          <w:b/>
                          <w:bCs/>
                          <w:i/>
                          <w:iCs/>
                          <w:color w:val="0000C0"/>
                          <w:sz w:val="20"/>
                          <w:szCs w:val="20"/>
                        </w:rPr>
                        <w:t>maxCanvasItemWidth</w:t>
                      </w:r>
                      <w:r>
                        <w:rPr>
                          <w:rFonts w:ascii="Consolas" w:hAnsi="Consolas" w:cs="Consolas"/>
                          <w:color w:val="000000"/>
                          <w:sz w:val="20"/>
                          <w:szCs w:val="20"/>
                        </w:rPr>
                        <w:t>);</w:t>
                      </w:r>
                    </w:p>
                    <w:p w14:paraId="563B6C7A" w14:textId="77777777" w:rsidR="00462964" w:rsidRDefault="00462964" w:rsidP="00012A26">
                      <w:pPr>
                        <w:autoSpaceDE w:val="0"/>
                        <w:autoSpaceDN w:val="0"/>
                        <w:adjustRightInd w:val="0"/>
                        <w:spacing w:after="0" w:line="240" w:lineRule="auto"/>
                        <w:rPr>
                          <w:rFonts w:ascii="Consolas" w:hAnsi="Consolas" w:cs="Consolas"/>
                          <w:sz w:val="20"/>
                          <w:szCs w:val="20"/>
                        </w:rPr>
                      </w:pPr>
                    </w:p>
                    <w:p w14:paraId="563B6C7B"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&gt; </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width</w:t>
                      </w:r>
                      <w:r>
                        <w:rPr>
                          <w:rFonts w:ascii="Consolas" w:hAnsi="Consolas" w:cs="Consolas"/>
                          <w:color w:val="000000"/>
                          <w:sz w:val="20"/>
                          <w:szCs w:val="20"/>
                        </w:rPr>
                        <w:t xml:space="preserve"> &lt; Constans.</w:t>
                      </w:r>
                      <w:r>
                        <w:rPr>
                          <w:rFonts w:ascii="Consolas" w:hAnsi="Consolas" w:cs="Consolas"/>
                          <w:b/>
                          <w:bCs/>
                          <w:i/>
                          <w:iCs/>
                          <w:color w:val="0000C0"/>
                          <w:sz w:val="20"/>
                          <w:szCs w:val="20"/>
                        </w:rPr>
                        <w:t>maxCanvasItemWidth</w:t>
                      </w:r>
                      <w:r>
                        <w:rPr>
                          <w:rFonts w:ascii="Consolas" w:hAnsi="Consolas" w:cs="Consolas"/>
                          <w:color w:val="000000"/>
                          <w:sz w:val="20"/>
                          <w:szCs w:val="20"/>
                        </w:rPr>
                        <w:t>) {</w:t>
                      </w:r>
                    </w:p>
                    <w:p w14:paraId="563B6C7C"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repaintBox(</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14:paraId="563B6C7D" w14:textId="77777777" w:rsidR="00462964" w:rsidRDefault="00462964" w:rsidP="00012A26">
                      <w:pPr>
                        <w:autoSpaceDE w:val="0"/>
                        <w:autoSpaceDN w:val="0"/>
                        <w:adjustRightInd w:val="0"/>
                        <w:spacing w:after="0" w:line="240" w:lineRule="auto"/>
                        <w:rPr>
                          <w:rFonts w:ascii="Consolas" w:hAnsi="Consolas" w:cs="Consolas"/>
                          <w:sz w:val="20"/>
                          <w:szCs w:val="20"/>
                        </w:rPr>
                      </w:pPr>
                    </w:p>
                    <w:p w14:paraId="563B6C7E"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&gt; Constans.</w:t>
                      </w:r>
                      <w:r>
                        <w:rPr>
                          <w:rFonts w:ascii="Consolas" w:hAnsi="Consolas" w:cs="Consolas"/>
                          <w:b/>
                          <w:bCs/>
                          <w:i/>
                          <w:iCs/>
                          <w:color w:val="0000C0"/>
                          <w:sz w:val="20"/>
                          <w:szCs w:val="20"/>
                        </w:rPr>
                        <w:t>maxCanvasItemWidth</w:t>
                      </w:r>
                      <w:r>
                        <w:rPr>
                          <w:rFonts w:ascii="Consolas" w:hAnsi="Consolas" w:cs="Consolas"/>
                          <w:color w:val="000000"/>
                          <w:sz w:val="20"/>
                          <w:szCs w:val="20"/>
                        </w:rPr>
                        <w:t>) {</w:t>
                      </w:r>
                    </w:p>
                    <w:p w14:paraId="563B6C7F"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countHeightBotomRectangle((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w:t>
                      </w:r>
                    </w:p>
                    <w:p w14:paraId="563B6C80" w14:textId="77777777" w:rsidR="00462964" w:rsidRDefault="00462964" w:rsidP="00012A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repaintBox(Constans.</w:t>
                      </w:r>
                      <w:r>
                        <w:rPr>
                          <w:rFonts w:ascii="Consolas" w:hAnsi="Consolas" w:cs="Consolas"/>
                          <w:b/>
                          <w:bCs/>
                          <w:i/>
                          <w:iCs/>
                          <w:color w:val="0000C0"/>
                          <w:sz w:val="20"/>
                          <w:szCs w:val="20"/>
                        </w:rPr>
                        <w:t>maxCanvasItemWidth</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w:t>
                      </w:r>
                      <w:r>
                        <w:rPr>
                          <w:rFonts w:ascii="Consolas" w:hAnsi="Consolas" w:cs="Consolas"/>
                          <w:color w:val="0000C0"/>
                          <w:sz w:val="20"/>
                          <w:szCs w:val="20"/>
                        </w:rPr>
                        <w:t>height</w:t>
                      </w:r>
                      <w:r>
                        <w:rPr>
                          <w:rFonts w:ascii="Consolas" w:hAnsi="Consolas" w:cs="Consolas"/>
                          <w:color w:val="000000"/>
                          <w:sz w:val="20"/>
                          <w:szCs w:val="20"/>
                        </w:rPr>
                        <w:t>);</w:t>
                      </w:r>
                    </w:p>
                    <w:p w14:paraId="563B6C81" w14:textId="77777777" w:rsidR="00462964" w:rsidRDefault="00462964" w:rsidP="00012A26">
                      <w:r>
                        <w:rPr>
                          <w:rFonts w:ascii="Consolas" w:hAnsi="Consolas" w:cs="Consolas"/>
                          <w:color w:val="000000"/>
                          <w:sz w:val="20"/>
                          <w:szCs w:val="20"/>
                        </w:rPr>
                        <w:tab/>
                      </w:r>
                      <w:r>
                        <w:rPr>
                          <w:rFonts w:ascii="Consolas" w:hAnsi="Consolas" w:cs="Consolas"/>
                          <w:color w:val="000000"/>
                          <w:sz w:val="20"/>
                          <w:szCs w:val="20"/>
                        </w:rPr>
                        <w:tab/>
                        <w:t>}</w:t>
                      </w:r>
                    </w:p>
                  </w:txbxContent>
                </v:textbox>
                <w10:wrap type="topAndBottom" anchorx="margin"/>
              </v:shape>
            </w:pict>
          </mc:Fallback>
        </mc:AlternateContent>
      </w:r>
      <w:r w:rsidR="00BA2A0A">
        <w:rPr>
          <w:sz w:val="24"/>
          <w:szCs w:val="24"/>
        </w:rPr>
        <w:t>V této části bude popsána grafická podoba posuvné komponenty</w:t>
      </w:r>
      <w:r w:rsidR="009E7110">
        <w:rPr>
          <w:sz w:val="24"/>
          <w:szCs w:val="24"/>
        </w:rPr>
        <w:t xml:space="preserve"> na kreslícím plátně</w:t>
      </w:r>
      <w:r w:rsidR="00767C71">
        <w:rPr>
          <w:sz w:val="24"/>
          <w:szCs w:val="24"/>
        </w:rPr>
        <w:t>,</w:t>
      </w:r>
      <w:r w:rsidR="00BA2A0A">
        <w:rPr>
          <w:sz w:val="24"/>
          <w:szCs w:val="24"/>
        </w:rPr>
        <w:t xml:space="preserve"> nikoliv její </w:t>
      </w:r>
      <w:r w:rsidR="00074BDB">
        <w:rPr>
          <w:sz w:val="24"/>
          <w:szCs w:val="24"/>
        </w:rPr>
        <w:t>drag and d</w:t>
      </w:r>
      <w:r w:rsidR="00BA2A0A">
        <w:rPr>
          <w:sz w:val="24"/>
          <w:szCs w:val="24"/>
        </w:rPr>
        <w:t xml:space="preserve">rop schopnost popsána v kapitole </w:t>
      </w:r>
      <w:r w:rsidR="00BA2A0A" w:rsidRPr="00E322F7">
        <w:rPr>
          <w:sz w:val="24"/>
          <w:szCs w:val="24"/>
        </w:rPr>
        <w:t>5.3.2</w:t>
      </w:r>
      <w:r w:rsidR="00E322F7" w:rsidRPr="00E322F7">
        <w:rPr>
          <w:sz w:val="24"/>
          <w:szCs w:val="24"/>
        </w:rPr>
        <w:t xml:space="preserve">. Tento grafický prvek je tvořen třídou </w:t>
      </w:r>
      <w:r w:rsidR="00E322F7" w:rsidRPr="00E322F7">
        <w:rPr>
          <w:b/>
          <w:i/>
          <w:sz w:val="24"/>
          <w:szCs w:val="24"/>
        </w:rPr>
        <w:t>InfoBoxSegment</w:t>
      </w:r>
      <w:r w:rsidR="00E322F7">
        <w:rPr>
          <w:sz w:val="24"/>
          <w:szCs w:val="24"/>
        </w:rPr>
        <w:t xml:space="preserve">. Výslednou podobou prvku tvoří dva obdélníky typu </w:t>
      </w:r>
      <w:r w:rsidR="00E322F7" w:rsidRPr="00726A08">
        <w:rPr>
          <w:sz w:val="24"/>
          <w:szCs w:val="24"/>
        </w:rPr>
        <w:t>Rectangle</w:t>
      </w:r>
      <w:r w:rsidR="00E322F7" w:rsidRPr="0053133D">
        <w:rPr>
          <w:sz w:val="24"/>
          <w:szCs w:val="24"/>
        </w:rPr>
        <w:t xml:space="preserve"> </w:t>
      </w:r>
      <w:r w:rsidR="00E322F7">
        <w:rPr>
          <w:sz w:val="24"/>
          <w:szCs w:val="24"/>
        </w:rPr>
        <w:t>poskládané nad sebe. Popis typu segmentu, který daný prvek představuje</w:t>
      </w:r>
      <w:r w:rsidR="00767C71">
        <w:rPr>
          <w:sz w:val="24"/>
          <w:szCs w:val="24"/>
        </w:rPr>
        <w:t>,</w:t>
      </w:r>
      <w:r w:rsidR="00E322F7">
        <w:rPr>
          <w:sz w:val="24"/>
          <w:szCs w:val="24"/>
        </w:rPr>
        <w:t xml:space="preserve"> je vytvořen pomocí třídy </w:t>
      </w:r>
      <w:r w:rsidR="00E322F7" w:rsidRPr="00726A08">
        <w:rPr>
          <w:sz w:val="24"/>
          <w:szCs w:val="24"/>
        </w:rPr>
        <w:t>Text</w:t>
      </w:r>
      <w:r w:rsidR="00E322F7" w:rsidRPr="0053133D">
        <w:rPr>
          <w:sz w:val="24"/>
          <w:szCs w:val="24"/>
        </w:rPr>
        <w:t>,</w:t>
      </w:r>
      <w:r w:rsidR="00E322F7" w:rsidRPr="0053133D">
        <w:rPr>
          <w:i/>
          <w:sz w:val="24"/>
          <w:szCs w:val="24"/>
        </w:rPr>
        <w:t xml:space="preserve"> </w:t>
      </w:r>
      <w:r w:rsidR="00E322F7" w:rsidRPr="0053133D">
        <w:rPr>
          <w:sz w:val="24"/>
          <w:szCs w:val="24"/>
        </w:rPr>
        <w:t xml:space="preserve">stejně tak jméno prvku. Využití třídy </w:t>
      </w:r>
      <w:r w:rsidR="00E322F7" w:rsidRPr="00726A08">
        <w:rPr>
          <w:sz w:val="24"/>
          <w:szCs w:val="24"/>
        </w:rPr>
        <w:t>Text</w:t>
      </w:r>
      <w:r w:rsidR="00E322F7" w:rsidRPr="0053133D">
        <w:rPr>
          <w:sz w:val="24"/>
          <w:szCs w:val="24"/>
        </w:rPr>
        <w:t xml:space="preserve"> pro výpis textu</w:t>
      </w:r>
      <w:r w:rsidR="00012A26" w:rsidRPr="0053133D">
        <w:rPr>
          <w:sz w:val="24"/>
          <w:szCs w:val="24"/>
        </w:rPr>
        <w:t>,</w:t>
      </w:r>
      <w:r w:rsidR="00FF1D40" w:rsidRPr="0053133D">
        <w:rPr>
          <w:sz w:val="24"/>
          <w:szCs w:val="24"/>
        </w:rPr>
        <w:t xml:space="preserve"> </w:t>
      </w:r>
      <w:r w:rsidR="00E322F7" w:rsidRPr="0053133D">
        <w:rPr>
          <w:sz w:val="24"/>
          <w:szCs w:val="24"/>
        </w:rPr>
        <w:t>u</w:t>
      </w:r>
      <w:r w:rsidR="00012A26" w:rsidRPr="0053133D">
        <w:rPr>
          <w:sz w:val="24"/>
          <w:szCs w:val="24"/>
        </w:rPr>
        <w:t>možnilo</w:t>
      </w:r>
      <w:r w:rsidR="00E322F7" w:rsidRPr="0053133D">
        <w:rPr>
          <w:sz w:val="24"/>
          <w:szCs w:val="24"/>
        </w:rPr>
        <w:t xml:space="preserve"> dynamickou změn</w:t>
      </w:r>
      <w:r w:rsidR="00E322F7">
        <w:rPr>
          <w:sz w:val="24"/>
          <w:szCs w:val="24"/>
        </w:rPr>
        <w:t xml:space="preserve">u velikosti </w:t>
      </w:r>
      <w:r w:rsidR="00012A26">
        <w:rPr>
          <w:sz w:val="24"/>
          <w:szCs w:val="24"/>
        </w:rPr>
        <w:t>spodního obdélníku,</w:t>
      </w:r>
      <w:r w:rsidR="00E322F7">
        <w:rPr>
          <w:sz w:val="24"/>
          <w:szCs w:val="24"/>
        </w:rPr>
        <w:t xml:space="preserve"> využitím </w:t>
      </w:r>
      <w:r w:rsidR="00E322F7" w:rsidRPr="0053133D">
        <w:rPr>
          <w:sz w:val="24"/>
          <w:szCs w:val="24"/>
        </w:rPr>
        <w:t xml:space="preserve">metody </w:t>
      </w:r>
      <w:r w:rsidR="00012A26" w:rsidRPr="00726A08">
        <w:rPr>
          <w:sz w:val="24"/>
          <w:szCs w:val="24"/>
        </w:rPr>
        <w:t>getLayoutBounds().getWidth()</w:t>
      </w:r>
      <w:r w:rsidR="00012A26" w:rsidRPr="0053133D">
        <w:rPr>
          <w:i/>
          <w:sz w:val="24"/>
          <w:szCs w:val="24"/>
        </w:rPr>
        <w:t xml:space="preserve"> </w:t>
      </w:r>
      <w:r w:rsidR="00012A26" w:rsidRPr="0053133D">
        <w:rPr>
          <w:sz w:val="24"/>
          <w:szCs w:val="24"/>
        </w:rPr>
        <w:t>slouž</w:t>
      </w:r>
      <w:r w:rsidR="00767C71" w:rsidRPr="0053133D">
        <w:rPr>
          <w:sz w:val="24"/>
          <w:szCs w:val="24"/>
        </w:rPr>
        <w:t>ící jak pro výpočet šířky, tak i </w:t>
      </w:r>
      <w:r w:rsidR="00012A26" w:rsidRPr="0053133D">
        <w:rPr>
          <w:sz w:val="24"/>
          <w:szCs w:val="24"/>
        </w:rPr>
        <w:t>výšky prvku</w:t>
      </w:r>
      <w:r w:rsidR="00012A26" w:rsidRPr="0053133D">
        <w:rPr>
          <w:i/>
          <w:sz w:val="24"/>
          <w:szCs w:val="24"/>
        </w:rPr>
        <w:t xml:space="preserve">. </w:t>
      </w:r>
      <w:r w:rsidR="00012A26" w:rsidRPr="0053133D">
        <w:rPr>
          <w:sz w:val="24"/>
          <w:szCs w:val="24"/>
        </w:rPr>
        <w:t xml:space="preserve">Metoda </w:t>
      </w:r>
      <w:r w:rsidR="00012A26" w:rsidRPr="00726A08">
        <w:rPr>
          <w:sz w:val="24"/>
          <w:szCs w:val="24"/>
        </w:rPr>
        <w:t>setWrappingWidth()</w:t>
      </w:r>
      <w:r w:rsidR="00012A26">
        <w:rPr>
          <w:b/>
          <w:i/>
          <w:sz w:val="24"/>
          <w:szCs w:val="24"/>
        </w:rPr>
        <w:t xml:space="preserve"> </w:t>
      </w:r>
      <w:r w:rsidR="00012A26">
        <w:rPr>
          <w:sz w:val="24"/>
          <w:szCs w:val="24"/>
        </w:rPr>
        <w:t>umožnuje nastavení automatického zal</w:t>
      </w:r>
      <w:r w:rsidR="00767C71">
        <w:rPr>
          <w:sz w:val="24"/>
          <w:szCs w:val="24"/>
        </w:rPr>
        <w:t>a</w:t>
      </w:r>
      <w:r w:rsidR="00012A26">
        <w:rPr>
          <w:sz w:val="24"/>
          <w:szCs w:val="24"/>
        </w:rPr>
        <w:t xml:space="preserve">mování textu po určité velikosti obsahu. </w:t>
      </w:r>
    </w:p>
    <w:p w14:paraId="563B6B40" w14:textId="77777777" w:rsidR="00F66216" w:rsidRDefault="00E322F7" w:rsidP="00AF6E8B">
      <w:pPr>
        <w:spacing w:line="360" w:lineRule="auto"/>
        <w:jc w:val="both"/>
        <w:rPr>
          <w:sz w:val="24"/>
          <w:szCs w:val="24"/>
        </w:rPr>
      </w:pPr>
      <w:r>
        <w:rPr>
          <w:sz w:val="24"/>
          <w:szCs w:val="24"/>
        </w:rPr>
        <w:t xml:space="preserve">Jméno </w:t>
      </w:r>
      <w:r w:rsidR="00F66216">
        <w:rPr>
          <w:sz w:val="24"/>
          <w:szCs w:val="24"/>
        </w:rPr>
        <w:t>segmentu</w:t>
      </w:r>
      <w:r>
        <w:rPr>
          <w:sz w:val="24"/>
          <w:szCs w:val="24"/>
        </w:rPr>
        <w:t xml:space="preserve"> a další informace o </w:t>
      </w:r>
      <w:r w:rsidR="00F66216">
        <w:rPr>
          <w:sz w:val="24"/>
          <w:szCs w:val="24"/>
        </w:rPr>
        <w:t>něm</w:t>
      </w:r>
      <w:r>
        <w:rPr>
          <w:sz w:val="24"/>
          <w:szCs w:val="24"/>
        </w:rPr>
        <w:t xml:space="preserve"> lze zadat do formuláře vyvolaného dvojklikem na prvek. </w:t>
      </w:r>
      <w:r w:rsidR="00FF1D40">
        <w:rPr>
          <w:sz w:val="24"/>
          <w:szCs w:val="24"/>
        </w:rPr>
        <w:t>Obsluhu události myši nad prvkem obstarává</w:t>
      </w:r>
      <w:r w:rsidR="00F66216">
        <w:rPr>
          <w:sz w:val="24"/>
          <w:szCs w:val="24"/>
        </w:rPr>
        <w:t xml:space="preserve"> </w:t>
      </w:r>
      <w:r w:rsidR="00FF1D40">
        <w:rPr>
          <w:sz w:val="24"/>
          <w:szCs w:val="24"/>
        </w:rPr>
        <w:t>třída</w:t>
      </w:r>
      <w:r w:rsidR="00F66216">
        <w:rPr>
          <w:sz w:val="24"/>
          <w:szCs w:val="24"/>
        </w:rPr>
        <w:t xml:space="preserve"> </w:t>
      </w:r>
      <w:r w:rsidR="00F66216" w:rsidRPr="00F66216">
        <w:rPr>
          <w:b/>
          <w:i/>
          <w:sz w:val="24"/>
          <w:szCs w:val="24"/>
        </w:rPr>
        <w:t>CanvasItem</w:t>
      </w:r>
      <w:r w:rsidR="00F66216">
        <w:rPr>
          <w:sz w:val="24"/>
          <w:szCs w:val="24"/>
        </w:rPr>
        <w:t xml:space="preserve"> obsahující in</w:t>
      </w:r>
      <w:r w:rsidR="00FF1D40">
        <w:rPr>
          <w:sz w:val="24"/>
          <w:szCs w:val="24"/>
        </w:rPr>
        <w:t xml:space="preserve">stanci </w:t>
      </w:r>
      <w:r w:rsidR="00F66216">
        <w:rPr>
          <w:sz w:val="24"/>
          <w:szCs w:val="24"/>
        </w:rPr>
        <w:t>třídy</w:t>
      </w:r>
      <w:r w:rsidR="00FF1D40" w:rsidRPr="00FF1D40">
        <w:rPr>
          <w:sz w:val="24"/>
          <w:szCs w:val="24"/>
        </w:rPr>
        <w:t xml:space="preserve"> </w:t>
      </w:r>
      <w:r w:rsidR="00FF1D40" w:rsidRPr="00F66216">
        <w:rPr>
          <w:b/>
          <w:i/>
          <w:sz w:val="24"/>
          <w:szCs w:val="24"/>
        </w:rPr>
        <w:t>InfoBoxSegment</w:t>
      </w:r>
      <w:r w:rsidR="00FF1D40">
        <w:rPr>
          <w:b/>
          <w:i/>
          <w:sz w:val="24"/>
          <w:szCs w:val="24"/>
        </w:rPr>
        <w:t xml:space="preserve">, </w:t>
      </w:r>
      <w:r w:rsidR="00FF1D40">
        <w:rPr>
          <w:sz w:val="24"/>
          <w:szCs w:val="24"/>
        </w:rPr>
        <w:t xml:space="preserve">pomocí </w:t>
      </w:r>
      <w:r w:rsidR="00FF1D40" w:rsidRPr="00726A08">
        <w:rPr>
          <w:sz w:val="24"/>
          <w:szCs w:val="24"/>
        </w:rPr>
        <w:t>MouseEvent</w:t>
      </w:r>
      <w:r w:rsidR="00FF1D40" w:rsidRPr="0053133D">
        <w:rPr>
          <w:i/>
          <w:sz w:val="24"/>
          <w:szCs w:val="24"/>
        </w:rPr>
        <w:t xml:space="preserve"> </w:t>
      </w:r>
      <w:r w:rsidR="00FF1D40" w:rsidRPr="0053133D">
        <w:rPr>
          <w:sz w:val="24"/>
          <w:szCs w:val="24"/>
        </w:rPr>
        <w:t xml:space="preserve">a metody </w:t>
      </w:r>
      <w:r w:rsidR="00FF1D40" w:rsidRPr="00726A08">
        <w:rPr>
          <w:sz w:val="24"/>
          <w:szCs w:val="24"/>
        </w:rPr>
        <w:t>getClickCount()</w:t>
      </w:r>
      <w:r w:rsidR="00F66216" w:rsidRPr="0053133D">
        <w:rPr>
          <w:sz w:val="24"/>
          <w:szCs w:val="24"/>
        </w:rPr>
        <w:t>.</w:t>
      </w:r>
      <w:r w:rsidR="00F66216">
        <w:rPr>
          <w:sz w:val="24"/>
          <w:szCs w:val="24"/>
        </w:rPr>
        <w:t xml:space="preserve"> Třída </w:t>
      </w:r>
      <w:r w:rsidR="00F66216" w:rsidRPr="00726A08">
        <w:rPr>
          <w:b/>
          <w:i/>
          <w:sz w:val="24"/>
          <w:szCs w:val="24"/>
        </w:rPr>
        <w:t>CanvasItem</w:t>
      </w:r>
      <w:r w:rsidR="00F66216">
        <w:rPr>
          <w:sz w:val="24"/>
          <w:szCs w:val="24"/>
        </w:rPr>
        <w:t xml:space="preserve"> </w:t>
      </w:r>
      <w:r w:rsidR="00FF1D40">
        <w:rPr>
          <w:sz w:val="24"/>
          <w:szCs w:val="24"/>
        </w:rPr>
        <w:t xml:space="preserve">také </w:t>
      </w:r>
      <w:r w:rsidR="00F66216">
        <w:rPr>
          <w:sz w:val="24"/>
          <w:szCs w:val="24"/>
        </w:rPr>
        <w:t>umožňuje pohyb po plátně</w:t>
      </w:r>
      <w:r w:rsidR="00FF1D40">
        <w:rPr>
          <w:sz w:val="24"/>
          <w:szCs w:val="24"/>
        </w:rPr>
        <w:t xml:space="preserve"> již popsaný v kapitole 5.3.2</w:t>
      </w:r>
      <w:r w:rsidR="00F66216">
        <w:rPr>
          <w:sz w:val="24"/>
          <w:szCs w:val="24"/>
        </w:rPr>
        <w:t>.</w:t>
      </w:r>
    </w:p>
    <w:p w14:paraId="563B6B41" w14:textId="3EAA6689" w:rsidR="00F66216" w:rsidRDefault="00A40EAE" w:rsidP="00AF6E8B">
      <w:pPr>
        <w:spacing w:line="360" w:lineRule="auto"/>
        <w:jc w:val="both"/>
        <w:rPr>
          <w:sz w:val="24"/>
          <w:szCs w:val="24"/>
        </w:rPr>
      </w:pPr>
      <w:r>
        <w:rPr>
          <w:noProof/>
          <w:sz w:val="24"/>
          <w:szCs w:val="24"/>
          <w:lang w:eastAsia="cs-CZ"/>
        </w:rPr>
        <mc:AlternateContent>
          <mc:Choice Requires="wps">
            <w:drawing>
              <wp:inline distT="0" distB="0" distL="0" distR="0" wp14:anchorId="563B6BE2" wp14:editId="31E52432">
                <wp:extent cx="3752850" cy="671830"/>
                <wp:effectExtent l="0" t="0" r="19050" b="13970"/>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672465"/>
                        </a:xfrm>
                        <a:prstGeom prst="rect">
                          <a:avLst/>
                        </a:prstGeom>
                        <a:solidFill>
                          <a:srgbClr val="FFFFFF"/>
                        </a:solidFill>
                        <a:ln w="9525">
                          <a:solidFill>
                            <a:srgbClr val="000000"/>
                          </a:solidFill>
                          <a:miter lim="800000"/>
                          <a:headEnd/>
                          <a:tailEnd/>
                        </a:ln>
                      </wps:spPr>
                      <wps:txbx>
                        <w:txbxContent>
                          <w:p w14:paraId="563B6C82" w14:textId="77777777" w:rsidR="00462964" w:rsidRDefault="00462964" w:rsidP="00F662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.getClickCount() == 2) {</w:t>
                            </w:r>
                          </w:p>
                          <w:p w14:paraId="563B6C83" w14:textId="77777777" w:rsidR="00462964" w:rsidRDefault="00462964" w:rsidP="00F66216">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control</w:t>
                            </w:r>
                            <w:r>
                              <w:rPr>
                                <w:rFonts w:ascii="Consolas" w:hAnsi="Consolas" w:cs="Consolas"/>
                                <w:color w:val="000000"/>
                                <w:sz w:val="20"/>
                                <w:szCs w:val="20"/>
                              </w:rPr>
                              <w:t>.getForms().get(</w:t>
                            </w:r>
                            <w:r>
                              <w:rPr>
                                <w:rFonts w:ascii="Consolas" w:hAnsi="Consolas" w:cs="Consolas"/>
                                <w:color w:val="0000C0"/>
                                <w:sz w:val="20"/>
                                <w:szCs w:val="20"/>
                              </w:rPr>
                              <w:t>idForm</w:t>
                            </w:r>
                            <w:r>
                              <w:rPr>
                                <w:rFonts w:ascii="Consolas" w:hAnsi="Consolas" w:cs="Consolas"/>
                                <w:color w:val="000000"/>
                                <w:sz w:val="20"/>
                                <w:szCs w:val="20"/>
                              </w:rPr>
                              <w:t>).show();</w:t>
                            </w:r>
                          </w:p>
                        </w:txbxContent>
                      </wps:txbx>
                      <wps:bodyPr rot="0" vert="horz" wrap="square" lIns="91440" tIns="45720" rIns="91440" bIns="45720" anchor="t" anchorCtr="0" upright="1">
                        <a:spAutoFit/>
                      </wps:bodyPr>
                    </wps:wsp>
                  </a:graphicData>
                </a:graphic>
              </wp:inline>
            </w:drawing>
          </mc:Choice>
          <mc:Fallback>
            <w:pict>
              <v:shape w14:anchorId="563B6BE2" id="Text Box 34" o:spid="_x0000_s1043" type="#_x0000_t202" style="width:295.5pt;height: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">
                <v:textbox style="mso-fit-shape-to-text:t">
                  <w:txbxContent>
                    <w:p w14:paraId="563B6C82" w14:textId="77777777" w:rsidR="00462964" w:rsidRDefault="00462964" w:rsidP="00F662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.getClickCount() == 2) {</w:t>
                      </w:r>
                    </w:p>
                    <w:p w14:paraId="563B6C83" w14:textId="77777777" w:rsidR="00462964" w:rsidRDefault="00462964" w:rsidP="00F66216">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control</w:t>
                      </w:r>
                      <w:r>
                        <w:rPr>
                          <w:rFonts w:ascii="Consolas" w:hAnsi="Consolas" w:cs="Consolas"/>
                          <w:color w:val="000000"/>
                          <w:sz w:val="20"/>
                          <w:szCs w:val="20"/>
                        </w:rPr>
                        <w:t>.getForms().get(</w:t>
                      </w:r>
                      <w:r>
                        <w:rPr>
                          <w:rFonts w:ascii="Consolas" w:hAnsi="Consolas" w:cs="Consolas"/>
                          <w:color w:val="0000C0"/>
                          <w:sz w:val="20"/>
                          <w:szCs w:val="20"/>
                        </w:rPr>
                        <w:t>idForm</w:t>
                      </w:r>
                      <w:r>
                        <w:rPr>
                          <w:rFonts w:ascii="Consolas" w:hAnsi="Consolas" w:cs="Consolas"/>
                          <w:color w:val="000000"/>
                          <w:sz w:val="20"/>
                          <w:szCs w:val="20"/>
                        </w:rPr>
                        <w:t>).show();</w:t>
                      </w:r>
                    </w:p>
                  </w:txbxContent>
                </v:textbox>
                <w10:anchorlock/>
              </v:shape>
            </w:pict>
          </mc:Fallback>
        </mc:AlternateContent>
      </w:r>
    </w:p>
    <w:p w14:paraId="563B6B42" w14:textId="77777777" w:rsidR="00F66216" w:rsidRDefault="00F66216" w:rsidP="00AF6E8B">
      <w:pPr>
        <w:spacing w:line="360" w:lineRule="auto"/>
        <w:jc w:val="both"/>
        <w:rPr>
          <w:b/>
          <w:i/>
          <w:sz w:val="24"/>
          <w:szCs w:val="24"/>
        </w:rPr>
      </w:pPr>
    </w:p>
    <w:p w14:paraId="563B6B43" w14:textId="77777777" w:rsidR="00FC29D1" w:rsidRDefault="00FC29D1" w:rsidP="00FC29D1">
      <w:pPr>
        <w:pStyle w:val="Nadpis3"/>
      </w:pPr>
      <w:bookmarkStart w:id="100" w:name="_Toc481097094"/>
      <w:r>
        <w:t>5.6.3</w:t>
      </w:r>
      <w:r>
        <w:tab/>
      </w:r>
      <w:r w:rsidR="00F66216">
        <w:t xml:space="preserve">Zpracování </w:t>
      </w:r>
      <w:r>
        <w:t xml:space="preserve">výběru </w:t>
      </w:r>
      <w:r w:rsidR="002F3269">
        <w:t xml:space="preserve">z </w:t>
      </w:r>
      <w:r>
        <w:t>ComboBoxů</w:t>
      </w:r>
      <w:bookmarkEnd w:id="100"/>
    </w:p>
    <w:p w14:paraId="563B6B44" w14:textId="77777777" w:rsidR="007E4946" w:rsidRDefault="00FC29D1" w:rsidP="007E4946">
      <w:pPr>
        <w:spacing w:line="360" w:lineRule="auto"/>
        <w:jc w:val="both"/>
        <w:rPr>
          <w:sz w:val="24"/>
          <w:szCs w:val="24"/>
        </w:rPr>
      </w:pPr>
      <w:r w:rsidRPr="007E4946">
        <w:rPr>
          <w:sz w:val="24"/>
          <w:szCs w:val="24"/>
        </w:rPr>
        <w:t>5.6.3.1 Klasický ComboBox</w:t>
      </w:r>
    </w:p>
    <w:p w14:paraId="563B6B45" w14:textId="7732CA25" w:rsidR="007E4946" w:rsidRDefault="007E4946" w:rsidP="008C46F7">
      <w:pPr>
        <w:spacing w:line="360" w:lineRule="auto"/>
        <w:jc w:val="both"/>
        <w:rPr>
          <w:sz w:val="24"/>
          <w:szCs w:val="24"/>
        </w:rPr>
      </w:pPr>
      <w:r>
        <w:rPr>
          <w:sz w:val="24"/>
          <w:szCs w:val="24"/>
        </w:rPr>
        <w:t xml:space="preserve">Pro výběr již definovaných segmentů procesu v nadřazených formulářích byla zvolena komponenta ComboBox. Tato komponenta je schopna využívat datovou strukturu </w:t>
      </w:r>
      <w:r w:rsidRPr="00726A08">
        <w:rPr>
          <w:sz w:val="24"/>
          <w:szCs w:val="24"/>
        </w:rPr>
        <w:t>ObservableList</w:t>
      </w:r>
      <w:r>
        <w:rPr>
          <w:sz w:val="24"/>
          <w:szCs w:val="24"/>
        </w:rPr>
        <w:t xml:space="preserve"> pro automatické přidávání položek do výběrového seznamu. Pro jednotlivé </w:t>
      </w:r>
      <w:r>
        <w:rPr>
          <w:sz w:val="24"/>
          <w:szCs w:val="24"/>
        </w:rPr>
        <w:lastRenderedPageBreak/>
        <w:t>druhy segmentů byl</w:t>
      </w:r>
      <w:r w:rsidR="008C46F7">
        <w:rPr>
          <w:sz w:val="24"/>
          <w:szCs w:val="24"/>
        </w:rPr>
        <w:t>y</w:t>
      </w:r>
      <w:r>
        <w:rPr>
          <w:sz w:val="24"/>
          <w:szCs w:val="24"/>
        </w:rPr>
        <w:t xml:space="preserve"> vytvořeny </w:t>
      </w:r>
      <w:r w:rsidR="006729DD" w:rsidRPr="0053133D">
        <w:rPr>
          <w:sz w:val="24"/>
          <w:szCs w:val="24"/>
        </w:rPr>
        <w:t>O</w:t>
      </w:r>
      <w:r w:rsidRPr="0053133D">
        <w:rPr>
          <w:sz w:val="24"/>
          <w:szCs w:val="24"/>
        </w:rPr>
        <w:t>bservableListy</w:t>
      </w:r>
      <w:r>
        <w:rPr>
          <w:sz w:val="24"/>
          <w:szCs w:val="24"/>
        </w:rPr>
        <w:t xml:space="preserve"> ve třídě </w:t>
      </w:r>
      <w:r w:rsidRPr="006729DD">
        <w:rPr>
          <w:b/>
          <w:i/>
          <w:sz w:val="24"/>
          <w:szCs w:val="24"/>
        </w:rPr>
        <w:t>SegmentLists</w:t>
      </w:r>
      <w:r>
        <w:rPr>
          <w:sz w:val="24"/>
          <w:szCs w:val="24"/>
        </w:rPr>
        <w:t xml:space="preserve">. Tyto </w:t>
      </w:r>
      <w:r w:rsidR="009E7110">
        <w:rPr>
          <w:sz w:val="24"/>
          <w:szCs w:val="24"/>
        </w:rPr>
        <w:t xml:space="preserve">seznamy </w:t>
      </w:r>
      <w:r>
        <w:rPr>
          <w:sz w:val="24"/>
          <w:szCs w:val="24"/>
        </w:rPr>
        <w:t>uchovávají datový typ</w:t>
      </w:r>
      <w:r w:rsidR="006729DD">
        <w:rPr>
          <w:sz w:val="24"/>
          <w:szCs w:val="24"/>
        </w:rPr>
        <w:t xml:space="preserve"> </w:t>
      </w:r>
      <w:r w:rsidR="006729DD" w:rsidRPr="00726A08">
        <w:rPr>
          <w:sz w:val="24"/>
          <w:szCs w:val="24"/>
        </w:rPr>
        <w:t>String</w:t>
      </w:r>
      <w:r w:rsidR="006729DD">
        <w:rPr>
          <w:sz w:val="24"/>
          <w:szCs w:val="24"/>
        </w:rPr>
        <w:t xml:space="preserve"> </w:t>
      </w:r>
      <w:r>
        <w:rPr>
          <w:sz w:val="24"/>
          <w:szCs w:val="24"/>
        </w:rPr>
        <w:t>představ</w:t>
      </w:r>
      <w:r w:rsidR="006729DD">
        <w:rPr>
          <w:sz w:val="24"/>
          <w:szCs w:val="24"/>
        </w:rPr>
        <w:t xml:space="preserve">ující ve většině případů vytvořené jméno segmentu uživatelem. </w:t>
      </w:r>
    </w:p>
    <w:p w14:paraId="563B6B46" w14:textId="2C1F844D" w:rsidR="006729DD" w:rsidRDefault="00A40EAE" w:rsidP="007E4946">
      <w:pPr>
        <w:spacing w:line="360" w:lineRule="auto"/>
        <w:jc w:val="both"/>
        <w:rPr>
          <w:sz w:val="24"/>
          <w:szCs w:val="24"/>
        </w:rPr>
      </w:pPr>
      <w:r>
        <w:rPr>
          <w:noProof/>
          <w:sz w:val="24"/>
          <w:szCs w:val="24"/>
          <w:lang w:eastAsia="cs-CZ"/>
        </w:rPr>
        <mc:AlternateContent>
          <mc:Choice Requires="wps">
            <w:drawing>
              <wp:anchor distT="45720" distB="45720" distL="114300" distR="114300" simplePos="0" relativeHeight="251675648" behindDoc="0" locked="0" layoutInCell="1" allowOverlap="1" wp14:anchorId="563B6BE3" wp14:editId="42D979B9">
                <wp:simplePos x="0" y="0"/>
                <wp:positionH relativeFrom="margin">
                  <wp:align>left</wp:align>
                </wp:positionH>
                <wp:positionV relativeFrom="paragraph">
                  <wp:posOffset>1399540</wp:posOffset>
                </wp:positionV>
                <wp:extent cx="6362700" cy="1803400"/>
                <wp:effectExtent l="0" t="0" r="38100" b="25400"/>
                <wp:wrapTopAndBottom/>
                <wp:docPr id="2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803400"/>
                        </a:xfrm>
                        <a:prstGeom prst="rect">
                          <a:avLst/>
                        </a:prstGeom>
                        <a:solidFill>
                          <a:srgbClr val="FFFFFF"/>
                        </a:solidFill>
                        <a:ln w="9525">
                          <a:solidFill>
                            <a:srgbClr val="000000"/>
                          </a:solidFill>
                          <a:miter lim="800000"/>
                          <a:headEnd/>
                          <a:tailEnd/>
                        </a:ln>
                      </wps:spPr>
                      <wps:txbx>
                        <w:txbxContent>
                          <w:p w14:paraId="563B6C84"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 xml:space="preserve">ChangeListener&lt;Number&gt; </w:t>
                            </w:r>
                            <w:r w:rsidRPr="001B638E">
                              <w:rPr>
                                <w:rFonts w:ascii="Consolas" w:hAnsi="Consolas" w:cs="Consolas"/>
                                <w:color w:val="0000C0"/>
                                <w:sz w:val="20"/>
                                <w:szCs w:val="20"/>
                              </w:rPr>
                              <w:t>milestoneListener</w:t>
                            </w:r>
                            <w:r w:rsidRPr="001B638E">
                              <w:rPr>
                                <w:rFonts w:ascii="Consolas" w:hAnsi="Consolas" w:cs="Consolas"/>
                                <w:color w:val="000000"/>
                                <w:sz w:val="20"/>
                                <w:szCs w:val="20"/>
                              </w:rPr>
                              <w:t xml:space="preserve"> = </w:t>
                            </w:r>
                            <w:r w:rsidRPr="001B638E">
                              <w:rPr>
                                <w:rFonts w:ascii="Consolas" w:hAnsi="Consolas" w:cs="Consolas"/>
                                <w:b/>
                                <w:bCs/>
                                <w:color w:val="7F0055"/>
                                <w:sz w:val="20"/>
                                <w:szCs w:val="20"/>
                              </w:rPr>
                              <w:t>new</w:t>
                            </w:r>
                            <w:r w:rsidRPr="001B638E">
                              <w:rPr>
                                <w:rFonts w:ascii="Consolas" w:hAnsi="Consolas" w:cs="Consolas"/>
                                <w:color w:val="000000"/>
                                <w:sz w:val="20"/>
                                <w:szCs w:val="20"/>
                              </w:rPr>
                              <w:t xml:space="preserve"> ChangeListener&lt;Number&gt;() {</w:t>
                            </w:r>
                          </w:p>
                          <w:p w14:paraId="563B6C85"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p>
                          <w:p w14:paraId="563B6C86"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ab/>
                            </w:r>
                            <w:r w:rsidRPr="001B638E">
                              <w:rPr>
                                <w:rFonts w:ascii="Consolas" w:hAnsi="Consolas" w:cs="Consolas"/>
                                <w:color w:val="000000"/>
                                <w:sz w:val="20"/>
                                <w:szCs w:val="20"/>
                              </w:rPr>
                              <w:tab/>
                            </w:r>
                            <w:r w:rsidRPr="001B638E">
                              <w:rPr>
                                <w:rFonts w:ascii="Consolas" w:hAnsi="Consolas" w:cs="Consolas"/>
                                <w:color w:val="646464"/>
                                <w:sz w:val="20"/>
                                <w:szCs w:val="20"/>
                              </w:rPr>
                              <w:t>@Override</w:t>
                            </w:r>
                          </w:p>
                          <w:p w14:paraId="563B6C87"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b/>
                                <w:bCs/>
                                <w:color w:val="7F0055"/>
                                <w:sz w:val="20"/>
                                <w:szCs w:val="20"/>
                              </w:rPr>
                              <w:t>public</w:t>
                            </w:r>
                            <w:r w:rsidRPr="001B638E">
                              <w:rPr>
                                <w:rFonts w:ascii="Consolas" w:hAnsi="Consolas" w:cs="Consolas"/>
                                <w:color w:val="000000"/>
                                <w:sz w:val="20"/>
                                <w:szCs w:val="20"/>
                              </w:rPr>
                              <w:t xml:space="preserve"> </w:t>
                            </w:r>
                            <w:r w:rsidRPr="001B638E">
                              <w:rPr>
                                <w:rFonts w:ascii="Consolas" w:hAnsi="Consolas" w:cs="Consolas"/>
                                <w:b/>
                                <w:bCs/>
                                <w:color w:val="7F0055"/>
                                <w:sz w:val="20"/>
                                <w:szCs w:val="20"/>
                              </w:rPr>
                              <w:t>void</w:t>
                            </w:r>
                            <w:r w:rsidRPr="001B638E">
                              <w:rPr>
                                <w:rFonts w:ascii="Consolas" w:hAnsi="Consolas" w:cs="Consolas"/>
                                <w:color w:val="000000"/>
                                <w:sz w:val="20"/>
                                <w:szCs w:val="20"/>
                              </w:rPr>
                              <w:t xml:space="preserve"> changed(ObservableValue&lt;? </w:t>
                            </w:r>
                            <w:r w:rsidRPr="001B638E">
                              <w:rPr>
                                <w:rFonts w:ascii="Consolas" w:hAnsi="Consolas" w:cs="Consolas"/>
                                <w:b/>
                                <w:bCs/>
                                <w:color w:val="7F0055"/>
                                <w:sz w:val="20"/>
                                <w:szCs w:val="20"/>
                              </w:rPr>
                              <w:t>extends</w:t>
                            </w:r>
                            <w:r w:rsidRPr="001B638E">
                              <w:rPr>
                                <w:rFonts w:ascii="Consolas" w:hAnsi="Consolas" w:cs="Consolas"/>
                                <w:color w:val="000000"/>
                                <w:sz w:val="20"/>
                                <w:szCs w:val="20"/>
                              </w:rPr>
                              <w:t xml:space="preserve"> Number&gt; </w:t>
                            </w:r>
                            <w:r w:rsidRPr="001B638E">
                              <w:rPr>
                                <w:rFonts w:ascii="Consolas" w:hAnsi="Consolas" w:cs="Consolas"/>
                                <w:color w:val="6A3E3E"/>
                                <w:sz w:val="20"/>
                                <w:szCs w:val="20"/>
                              </w:rPr>
                              <w:t>observable</w:t>
                            </w:r>
                            <w:r w:rsidRPr="001B638E">
                              <w:rPr>
                                <w:rFonts w:ascii="Consolas" w:hAnsi="Consolas" w:cs="Consolas"/>
                                <w:color w:val="000000"/>
                                <w:sz w:val="20"/>
                                <w:szCs w:val="20"/>
                              </w:rPr>
                              <w:t xml:space="preserve">, Number </w:t>
                            </w:r>
                            <w:r w:rsidRPr="001B638E">
                              <w:rPr>
                                <w:rFonts w:ascii="Consolas" w:hAnsi="Consolas" w:cs="Consolas"/>
                                <w:color w:val="6A3E3E"/>
                                <w:sz w:val="20"/>
                                <w:szCs w:val="20"/>
                              </w:rPr>
                              <w:t>oldValue</w:t>
                            </w:r>
                            <w:r w:rsidRPr="001B638E">
                              <w:rPr>
                                <w:rFonts w:ascii="Consolas" w:hAnsi="Consolas" w:cs="Consolas"/>
                                <w:color w:val="000000"/>
                                <w:sz w:val="20"/>
                                <w:szCs w:val="20"/>
                              </w:rPr>
                              <w:t xml:space="preserve">, Number </w:t>
                            </w:r>
                            <w:r w:rsidRPr="001B638E">
                              <w:rPr>
                                <w:rFonts w:ascii="Consolas" w:hAnsi="Consolas" w:cs="Consolas"/>
                                <w:color w:val="6A3E3E"/>
                                <w:sz w:val="20"/>
                                <w:szCs w:val="20"/>
                              </w:rPr>
                              <w:t>newValue</w:t>
                            </w:r>
                            <w:r w:rsidRPr="001B638E">
                              <w:rPr>
                                <w:rFonts w:ascii="Consolas" w:hAnsi="Consolas" w:cs="Consolas"/>
                                <w:color w:val="000000"/>
                                <w:sz w:val="20"/>
                                <w:szCs w:val="20"/>
                              </w:rPr>
                              <w:t>) {</w:t>
                            </w:r>
                          </w:p>
                          <w:p w14:paraId="563B6C88"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ab/>
                            </w:r>
                            <w:r w:rsidRPr="001B638E">
                              <w:rPr>
                                <w:rFonts w:ascii="Consolas" w:hAnsi="Consolas" w:cs="Consolas"/>
                                <w:color w:val="000000"/>
                                <w:sz w:val="20"/>
                                <w:szCs w:val="20"/>
                              </w:rPr>
                              <w:tab/>
                            </w:r>
                            <w:r w:rsidRPr="001B638E">
                              <w:rPr>
                                <w:rFonts w:ascii="Consolas" w:hAnsi="Consolas" w:cs="Consolas"/>
                                <w:color w:val="000000"/>
                                <w:sz w:val="20"/>
                                <w:szCs w:val="20"/>
                              </w:rPr>
                              <w:tab/>
                            </w:r>
                            <w:r w:rsidRPr="001B638E">
                              <w:rPr>
                                <w:rFonts w:ascii="Consolas" w:hAnsi="Consolas" w:cs="Consolas"/>
                                <w:color w:val="0000C0"/>
                                <w:sz w:val="20"/>
                                <w:szCs w:val="20"/>
                              </w:rPr>
                              <w:t>milestoneIndex</w:t>
                            </w:r>
                            <w:r w:rsidRPr="001B638E">
                              <w:rPr>
                                <w:rFonts w:ascii="Consolas" w:hAnsi="Consolas" w:cs="Consolas"/>
                                <w:color w:val="000000"/>
                                <w:sz w:val="20"/>
                                <w:szCs w:val="20"/>
                              </w:rPr>
                              <w:t xml:space="preserve"> = </w:t>
                            </w:r>
                            <w:r w:rsidRPr="001B638E">
                              <w:rPr>
                                <w:rFonts w:ascii="Consolas" w:hAnsi="Consolas" w:cs="Consolas"/>
                                <w:color w:val="6A3E3E"/>
                                <w:sz w:val="20"/>
                                <w:szCs w:val="20"/>
                              </w:rPr>
                              <w:t>newValue</w:t>
                            </w:r>
                            <w:r w:rsidRPr="001B638E">
                              <w:rPr>
                                <w:rFonts w:ascii="Consolas" w:hAnsi="Consolas" w:cs="Consolas"/>
                                <w:color w:val="000000"/>
                                <w:sz w:val="20"/>
                                <w:szCs w:val="20"/>
                              </w:rPr>
                              <w:t>.intValue();</w:t>
                            </w:r>
                          </w:p>
                          <w:p w14:paraId="563B6C89"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ab/>
                            </w:r>
                            <w:r w:rsidRPr="001B638E">
                              <w:rPr>
                                <w:rFonts w:ascii="Consolas" w:hAnsi="Consolas" w:cs="Consolas"/>
                                <w:color w:val="000000"/>
                                <w:sz w:val="20"/>
                                <w:szCs w:val="20"/>
                              </w:rPr>
                              <w:tab/>
                              <w:t>}</w:t>
                            </w:r>
                          </w:p>
                          <w:p w14:paraId="563B6C8A" w14:textId="77777777" w:rsidR="00462964" w:rsidRDefault="00462964" w:rsidP="001B638E">
                            <w:r w:rsidRPr="001B638E">
                              <w:rPr>
                                <w:rFonts w:ascii="Consolas" w:hAnsi="Consolas" w:cs="Consolas"/>
                                <w:color w:val="000000"/>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B6BE3" id="_x0000_s1044" type="#_x0000_t202" style="position:absolute;left:0;text-align:left;margin-left:0;margin-top:110.2pt;width:501pt;height:14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">
                <v:textbox>
                  <w:txbxContent>
                    <w:p w14:paraId="563B6C84"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 xml:space="preserve">ChangeListener&lt;Number&gt; </w:t>
                      </w:r>
                      <w:r w:rsidRPr="001B638E">
                        <w:rPr>
                          <w:rFonts w:ascii="Consolas" w:hAnsi="Consolas" w:cs="Consolas"/>
                          <w:color w:val="0000C0"/>
                          <w:sz w:val="20"/>
                          <w:szCs w:val="20"/>
                        </w:rPr>
                        <w:t>milestoneListener</w:t>
                      </w:r>
                      <w:r w:rsidRPr="001B638E">
                        <w:rPr>
                          <w:rFonts w:ascii="Consolas" w:hAnsi="Consolas" w:cs="Consolas"/>
                          <w:color w:val="000000"/>
                          <w:sz w:val="20"/>
                          <w:szCs w:val="20"/>
                        </w:rPr>
                        <w:t xml:space="preserve"> = </w:t>
                      </w:r>
                      <w:r w:rsidRPr="001B638E">
                        <w:rPr>
                          <w:rFonts w:ascii="Consolas" w:hAnsi="Consolas" w:cs="Consolas"/>
                          <w:b/>
                          <w:bCs/>
                          <w:color w:val="7F0055"/>
                          <w:sz w:val="20"/>
                          <w:szCs w:val="20"/>
                        </w:rPr>
                        <w:t>new</w:t>
                      </w:r>
                      <w:r w:rsidRPr="001B638E">
                        <w:rPr>
                          <w:rFonts w:ascii="Consolas" w:hAnsi="Consolas" w:cs="Consolas"/>
                          <w:color w:val="000000"/>
                          <w:sz w:val="20"/>
                          <w:szCs w:val="20"/>
                        </w:rPr>
                        <w:t xml:space="preserve"> ChangeListener&lt;Number&gt;() {</w:t>
                      </w:r>
                    </w:p>
                    <w:p w14:paraId="563B6C85"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p>
                    <w:p w14:paraId="563B6C86"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ab/>
                      </w:r>
                      <w:r w:rsidRPr="001B638E">
                        <w:rPr>
                          <w:rFonts w:ascii="Consolas" w:hAnsi="Consolas" w:cs="Consolas"/>
                          <w:color w:val="000000"/>
                          <w:sz w:val="20"/>
                          <w:szCs w:val="20"/>
                        </w:rPr>
                        <w:tab/>
                      </w:r>
                      <w:r w:rsidRPr="001B638E">
                        <w:rPr>
                          <w:rFonts w:ascii="Consolas" w:hAnsi="Consolas" w:cs="Consolas"/>
                          <w:color w:val="646464"/>
                          <w:sz w:val="20"/>
                          <w:szCs w:val="20"/>
                        </w:rPr>
                        <w:t>@Override</w:t>
                      </w:r>
                    </w:p>
                    <w:p w14:paraId="563B6C87"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b/>
                          <w:bCs/>
                          <w:color w:val="7F0055"/>
                          <w:sz w:val="20"/>
                          <w:szCs w:val="20"/>
                        </w:rPr>
                        <w:t>public</w:t>
                      </w:r>
                      <w:r w:rsidRPr="001B638E">
                        <w:rPr>
                          <w:rFonts w:ascii="Consolas" w:hAnsi="Consolas" w:cs="Consolas"/>
                          <w:color w:val="000000"/>
                          <w:sz w:val="20"/>
                          <w:szCs w:val="20"/>
                        </w:rPr>
                        <w:t xml:space="preserve"> </w:t>
                      </w:r>
                      <w:r w:rsidRPr="001B638E">
                        <w:rPr>
                          <w:rFonts w:ascii="Consolas" w:hAnsi="Consolas" w:cs="Consolas"/>
                          <w:b/>
                          <w:bCs/>
                          <w:color w:val="7F0055"/>
                          <w:sz w:val="20"/>
                          <w:szCs w:val="20"/>
                        </w:rPr>
                        <w:t>void</w:t>
                      </w:r>
                      <w:r w:rsidRPr="001B638E">
                        <w:rPr>
                          <w:rFonts w:ascii="Consolas" w:hAnsi="Consolas" w:cs="Consolas"/>
                          <w:color w:val="000000"/>
                          <w:sz w:val="20"/>
                          <w:szCs w:val="20"/>
                        </w:rPr>
                        <w:t xml:space="preserve"> changed(ObservableValue&lt;? </w:t>
                      </w:r>
                      <w:r w:rsidRPr="001B638E">
                        <w:rPr>
                          <w:rFonts w:ascii="Consolas" w:hAnsi="Consolas" w:cs="Consolas"/>
                          <w:b/>
                          <w:bCs/>
                          <w:color w:val="7F0055"/>
                          <w:sz w:val="20"/>
                          <w:szCs w:val="20"/>
                        </w:rPr>
                        <w:t>extends</w:t>
                      </w:r>
                      <w:r w:rsidRPr="001B638E">
                        <w:rPr>
                          <w:rFonts w:ascii="Consolas" w:hAnsi="Consolas" w:cs="Consolas"/>
                          <w:color w:val="000000"/>
                          <w:sz w:val="20"/>
                          <w:szCs w:val="20"/>
                        </w:rPr>
                        <w:t xml:space="preserve"> Number&gt; </w:t>
                      </w:r>
                      <w:r w:rsidRPr="001B638E">
                        <w:rPr>
                          <w:rFonts w:ascii="Consolas" w:hAnsi="Consolas" w:cs="Consolas"/>
                          <w:color w:val="6A3E3E"/>
                          <w:sz w:val="20"/>
                          <w:szCs w:val="20"/>
                        </w:rPr>
                        <w:t>observable</w:t>
                      </w:r>
                      <w:r w:rsidRPr="001B638E">
                        <w:rPr>
                          <w:rFonts w:ascii="Consolas" w:hAnsi="Consolas" w:cs="Consolas"/>
                          <w:color w:val="000000"/>
                          <w:sz w:val="20"/>
                          <w:szCs w:val="20"/>
                        </w:rPr>
                        <w:t xml:space="preserve">, Number </w:t>
                      </w:r>
                      <w:r w:rsidRPr="001B638E">
                        <w:rPr>
                          <w:rFonts w:ascii="Consolas" w:hAnsi="Consolas" w:cs="Consolas"/>
                          <w:color w:val="6A3E3E"/>
                          <w:sz w:val="20"/>
                          <w:szCs w:val="20"/>
                        </w:rPr>
                        <w:t>oldValue</w:t>
                      </w:r>
                      <w:r w:rsidRPr="001B638E">
                        <w:rPr>
                          <w:rFonts w:ascii="Consolas" w:hAnsi="Consolas" w:cs="Consolas"/>
                          <w:color w:val="000000"/>
                          <w:sz w:val="20"/>
                          <w:szCs w:val="20"/>
                        </w:rPr>
                        <w:t xml:space="preserve">, Number </w:t>
                      </w:r>
                      <w:r w:rsidRPr="001B638E">
                        <w:rPr>
                          <w:rFonts w:ascii="Consolas" w:hAnsi="Consolas" w:cs="Consolas"/>
                          <w:color w:val="6A3E3E"/>
                          <w:sz w:val="20"/>
                          <w:szCs w:val="20"/>
                        </w:rPr>
                        <w:t>newValue</w:t>
                      </w:r>
                      <w:r w:rsidRPr="001B638E">
                        <w:rPr>
                          <w:rFonts w:ascii="Consolas" w:hAnsi="Consolas" w:cs="Consolas"/>
                          <w:color w:val="000000"/>
                          <w:sz w:val="20"/>
                          <w:szCs w:val="20"/>
                        </w:rPr>
                        <w:t>) {</w:t>
                      </w:r>
                    </w:p>
                    <w:p w14:paraId="563B6C88"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ab/>
                      </w:r>
                      <w:r w:rsidRPr="001B638E">
                        <w:rPr>
                          <w:rFonts w:ascii="Consolas" w:hAnsi="Consolas" w:cs="Consolas"/>
                          <w:color w:val="000000"/>
                          <w:sz w:val="20"/>
                          <w:szCs w:val="20"/>
                        </w:rPr>
                        <w:tab/>
                      </w:r>
                      <w:r w:rsidRPr="001B638E">
                        <w:rPr>
                          <w:rFonts w:ascii="Consolas" w:hAnsi="Consolas" w:cs="Consolas"/>
                          <w:color w:val="000000"/>
                          <w:sz w:val="20"/>
                          <w:szCs w:val="20"/>
                        </w:rPr>
                        <w:tab/>
                      </w:r>
                      <w:r w:rsidRPr="001B638E">
                        <w:rPr>
                          <w:rFonts w:ascii="Consolas" w:hAnsi="Consolas" w:cs="Consolas"/>
                          <w:color w:val="0000C0"/>
                          <w:sz w:val="20"/>
                          <w:szCs w:val="20"/>
                        </w:rPr>
                        <w:t>milestoneIndex</w:t>
                      </w:r>
                      <w:r w:rsidRPr="001B638E">
                        <w:rPr>
                          <w:rFonts w:ascii="Consolas" w:hAnsi="Consolas" w:cs="Consolas"/>
                          <w:color w:val="000000"/>
                          <w:sz w:val="20"/>
                          <w:szCs w:val="20"/>
                        </w:rPr>
                        <w:t xml:space="preserve"> = </w:t>
                      </w:r>
                      <w:r w:rsidRPr="001B638E">
                        <w:rPr>
                          <w:rFonts w:ascii="Consolas" w:hAnsi="Consolas" w:cs="Consolas"/>
                          <w:color w:val="6A3E3E"/>
                          <w:sz w:val="20"/>
                          <w:szCs w:val="20"/>
                        </w:rPr>
                        <w:t>newValue</w:t>
                      </w:r>
                      <w:r w:rsidRPr="001B638E">
                        <w:rPr>
                          <w:rFonts w:ascii="Consolas" w:hAnsi="Consolas" w:cs="Consolas"/>
                          <w:color w:val="000000"/>
                          <w:sz w:val="20"/>
                          <w:szCs w:val="20"/>
                        </w:rPr>
                        <w:t>.intValue();</w:t>
                      </w:r>
                    </w:p>
                    <w:p w14:paraId="563B6C89" w14:textId="77777777" w:rsidR="00462964" w:rsidRPr="001B638E" w:rsidRDefault="00462964" w:rsidP="001B638E">
                      <w:pPr>
                        <w:autoSpaceDE w:val="0"/>
                        <w:autoSpaceDN w:val="0"/>
                        <w:adjustRightInd w:val="0"/>
                        <w:spacing w:after="0" w:line="240" w:lineRule="auto"/>
                        <w:rPr>
                          <w:rFonts w:ascii="Consolas" w:hAnsi="Consolas" w:cs="Consolas"/>
                          <w:sz w:val="20"/>
                          <w:szCs w:val="20"/>
                        </w:rPr>
                      </w:pPr>
                      <w:r w:rsidRPr="001B638E">
                        <w:rPr>
                          <w:rFonts w:ascii="Consolas" w:hAnsi="Consolas" w:cs="Consolas"/>
                          <w:color w:val="000000"/>
                          <w:sz w:val="20"/>
                          <w:szCs w:val="20"/>
                        </w:rPr>
                        <w:tab/>
                      </w:r>
                      <w:r w:rsidRPr="001B638E">
                        <w:rPr>
                          <w:rFonts w:ascii="Consolas" w:hAnsi="Consolas" w:cs="Consolas"/>
                          <w:color w:val="000000"/>
                          <w:sz w:val="20"/>
                          <w:szCs w:val="20"/>
                        </w:rPr>
                        <w:tab/>
                        <w:t>}</w:t>
                      </w:r>
                    </w:p>
                    <w:p w14:paraId="563B6C8A" w14:textId="77777777" w:rsidR="00462964" w:rsidRDefault="00462964" w:rsidP="001B638E">
                      <w:r w:rsidRPr="001B638E">
                        <w:rPr>
                          <w:rFonts w:ascii="Consolas" w:hAnsi="Consolas" w:cs="Consolas"/>
                          <w:color w:val="000000"/>
                          <w:sz w:val="20"/>
                          <w:szCs w:val="20"/>
                        </w:rPr>
                        <w:tab/>
                        <w:t>};</w:t>
                      </w:r>
                    </w:p>
                  </w:txbxContent>
                </v:textbox>
                <w10:wrap type="topAndBottom" anchorx="margin"/>
              </v:shape>
            </w:pict>
          </mc:Fallback>
        </mc:AlternateContent>
      </w:r>
      <w:r w:rsidR="006729DD">
        <w:rPr>
          <w:sz w:val="24"/>
          <w:szCs w:val="24"/>
        </w:rPr>
        <w:t>Obsluhu výběru dané položky umož</w:t>
      </w:r>
      <w:r w:rsidR="009E7110">
        <w:rPr>
          <w:sz w:val="24"/>
          <w:szCs w:val="24"/>
        </w:rPr>
        <w:t>ň</w:t>
      </w:r>
      <w:r w:rsidR="006729DD">
        <w:rPr>
          <w:sz w:val="24"/>
          <w:szCs w:val="24"/>
        </w:rPr>
        <w:t>uj</w:t>
      </w:r>
      <w:r w:rsidR="009E7110">
        <w:rPr>
          <w:sz w:val="24"/>
          <w:szCs w:val="24"/>
        </w:rPr>
        <w:t>e</w:t>
      </w:r>
      <w:r w:rsidR="006729DD">
        <w:rPr>
          <w:sz w:val="24"/>
          <w:szCs w:val="24"/>
        </w:rPr>
        <w:t xml:space="preserve"> posluchač </w:t>
      </w:r>
      <w:r w:rsidR="006729DD" w:rsidRPr="00170AB7">
        <w:rPr>
          <w:sz w:val="24"/>
          <w:szCs w:val="24"/>
        </w:rPr>
        <w:t xml:space="preserve">ChangeListener&lt;Number&gt;() </w:t>
      </w:r>
      <w:r w:rsidR="006729DD">
        <w:rPr>
          <w:sz w:val="24"/>
          <w:szCs w:val="24"/>
        </w:rPr>
        <w:t xml:space="preserve">navázaný na konkrétní ComboBox. Uvnitř této vnitřní třídy je volána metoda </w:t>
      </w:r>
      <w:r w:rsidR="006729DD" w:rsidRPr="00170AB7">
        <w:rPr>
          <w:sz w:val="24"/>
          <w:szCs w:val="24"/>
        </w:rPr>
        <w:t>change(),</w:t>
      </w:r>
      <w:r w:rsidR="006729DD">
        <w:rPr>
          <w:b/>
          <w:i/>
          <w:sz w:val="24"/>
          <w:szCs w:val="24"/>
        </w:rPr>
        <w:t xml:space="preserve"> </w:t>
      </w:r>
      <w:r w:rsidR="001B638E">
        <w:rPr>
          <w:sz w:val="24"/>
          <w:szCs w:val="24"/>
        </w:rPr>
        <w:t>ve které se získává pořadí vy</w:t>
      </w:r>
      <w:r w:rsidR="00FF1D40">
        <w:rPr>
          <w:sz w:val="24"/>
          <w:szCs w:val="24"/>
        </w:rPr>
        <w:t>brané položky a následně předané</w:t>
      </w:r>
      <w:r w:rsidR="001B638E">
        <w:rPr>
          <w:sz w:val="24"/>
          <w:szCs w:val="24"/>
        </w:rPr>
        <w:t xml:space="preserve"> globální proměnné pro konečné zpracování formuláře. </w:t>
      </w:r>
    </w:p>
    <w:p w14:paraId="563B6B47" w14:textId="77777777" w:rsidR="007E4946" w:rsidRDefault="007E4946" w:rsidP="007E4946">
      <w:pPr>
        <w:spacing w:line="360" w:lineRule="auto"/>
        <w:jc w:val="both"/>
        <w:rPr>
          <w:sz w:val="24"/>
          <w:szCs w:val="24"/>
        </w:rPr>
      </w:pPr>
      <w:r>
        <w:rPr>
          <w:sz w:val="24"/>
          <w:szCs w:val="24"/>
        </w:rPr>
        <w:t>5.6.3.1 CheckComboBox</w:t>
      </w:r>
    </w:p>
    <w:p w14:paraId="563B6B48" w14:textId="6D460F76" w:rsidR="001B638E" w:rsidRPr="00A81401" w:rsidRDefault="00A40EAE" w:rsidP="007E4946">
      <w:pPr>
        <w:spacing w:line="360" w:lineRule="auto"/>
        <w:jc w:val="both"/>
        <w:rPr>
          <w:sz w:val="24"/>
          <w:szCs w:val="24"/>
        </w:rPr>
      </w:pPr>
      <w:r>
        <w:rPr>
          <w:b/>
          <w:i/>
          <w:noProof/>
          <w:lang w:eastAsia="cs-CZ"/>
        </w:rPr>
        <mc:AlternateContent>
          <mc:Choice Requires="wps">
            <w:drawing>
              <wp:anchor distT="45720" distB="45720" distL="114300" distR="114300" simplePos="0" relativeHeight="251676672" behindDoc="0" locked="0" layoutInCell="1" allowOverlap="1" wp14:anchorId="563B6BE4" wp14:editId="75663682">
                <wp:simplePos x="0" y="0"/>
                <wp:positionH relativeFrom="column">
                  <wp:posOffset>40005</wp:posOffset>
                </wp:positionH>
                <wp:positionV relativeFrom="paragraph">
                  <wp:posOffset>2418715</wp:posOffset>
                </wp:positionV>
                <wp:extent cx="6584950" cy="1403985"/>
                <wp:effectExtent l="0" t="0" r="19050" b="19050"/>
                <wp:wrapTopAndBottom/>
                <wp:docPr id="2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0" cy="1403985"/>
                        </a:xfrm>
                        <a:prstGeom prst="rect">
                          <a:avLst/>
                        </a:prstGeom>
                        <a:solidFill>
                          <a:srgbClr val="FFFFFF"/>
                        </a:solidFill>
                        <a:ln w="9525">
                          <a:solidFill>
                            <a:srgbClr val="000000"/>
                          </a:solidFill>
                          <a:miter lim="800000"/>
                          <a:headEnd/>
                          <a:tailEnd/>
                        </a:ln>
                      </wps:spPr>
                      <wps:txbx>
                        <w:txbxContent>
                          <w:p w14:paraId="563B6C8B"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criteriaCB</w:t>
                            </w:r>
                            <w:r>
                              <w:rPr>
                                <w:rFonts w:ascii="Consolas" w:hAnsi="Consolas" w:cs="Consolas"/>
                                <w:color w:val="000000"/>
                                <w:sz w:val="20"/>
                                <w:szCs w:val="20"/>
                              </w:rPr>
                              <w:t>.getCheckModel().getCheckedItems().addListener(</w:t>
                            </w:r>
                            <w:r>
                              <w:rPr>
                                <w:rFonts w:ascii="Consolas" w:hAnsi="Consolas" w:cs="Consolas"/>
                                <w:b/>
                                <w:bCs/>
                                <w:color w:val="7F0055"/>
                                <w:sz w:val="20"/>
                                <w:szCs w:val="20"/>
                              </w:rPr>
                              <w:t>new</w:t>
                            </w:r>
                            <w:r>
                              <w:rPr>
                                <w:rFonts w:ascii="Consolas" w:hAnsi="Consolas" w:cs="Consolas"/>
                                <w:color w:val="000000"/>
                                <w:sz w:val="20"/>
                                <w:szCs w:val="20"/>
                              </w:rPr>
                              <w:t xml:space="preserve"> L</w:t>
                            </w:r>
                            <w:r w:rsidRPr="000D67DF">
                              <w:rPr>
                                <w:rFonts w:ascii="Consolas" w:hAnsi="Consolas" w:cs="Consolas"/>
                                <w:color w:val="000000"/>
                                <w:sz w:val="20"/>
                                <w:szCs w:val="20"/>
                              </w:rPr>
                              <w:t>istChangeListener</w:t>
                            </w:r>
                            <w:r>
                              <w:rPr>
                                <w:rFonts w:ascii="Consolas" w:hAnsi="Consolas" w:cs="Consolas"/>
                                <w:color w:val="000000"/>
                                <w:sz w:val="20"/>
                                <w:szCs w:val="20"/>
                              </w:rPr>
                              <w:t>&lt;String&gt;() {</w:t>
                            </w:r>
                          </w:p>
                          <w:p w14:paraId="563B6C8C" w14:textId="77777777" w:rsidR="00462964" w:rsidRDefault="00462964" w:rsidP="00123455">
                            <w:pPr>
                              <w:autoSpaceDE w:val="0"/>
                              <w:autoSpaceDN w:val="0"/>
                              <w:adjustRightInd w:val="0"/>
                              <w:spacing w:after="0" w:line="240" w:lineRule="auto"/>
                              <w:rPr>
                                <w:rFonts w:ascii="Consolas" w:hAnsi="Consolas" w:cs="Consolas"/>
                                <w:sz w:val="20"/>
                                <w:szCs w:val="20"/>
                              </w:rPr>
                            </w:pPr>
                          </w:p>
                          <w:p w14:paraId="563B6C8D"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onChanged(</w:t>
                            </w:r>
                            <w:r w:rsidRPr="000D67DF">
                              <w:rPr>
                                <w:rFonts w:ascii="Consolas" w:hAnsi="Consolas" w:cs="Consolas"/>
                                <w:color w:val="000000"/>
                                <w:sz w:val="20"/>
                                <w:szCs w:val="20"/>
                              </w:rPr>
                              <w:t>ListChangeListener</w:t>
                            </w:r>
                            <w:r>
                              <w:rPr>
                                <w:rFonts w:ascii="Consolas" w:hAnsi="Consolas" w:cs="Consolas"/>
                                <w:color w:val="000000"/>
                                <w:sz w:val="20"/>
                                <w:szCs w:val="20"/>
                              </w:rPr>
                              <w:t xml:space="preserve">.Change&lt;? </w:t>
                            </w:r>
                            <w:r>
                              <w:rPr>
                                <w:rFonts w:ascii="Consolas" w:hAnsi="Consolas" w:cs="Consolas"/>
                                <w:b/>
                                <w:bCs/>
                                <w:color w:val="7F0055"/>
                                <w:sz w:val="20"/>
                                <w:szCs w:val="20"/>
                              </w:rPr>
                              <w:t>extends</w:t>
                            </w:r>
                            <w:r>
                              <w:rPr>
                                <w:rFonts w:ascii="Consolas" w:hAnsi="Consolas" w:cs="Consolas"/>
                                <w:color w:val="000000"/>
                                <w:sz w:val="20"/>
                                <w:szCs w:val="20"/>
                              </w:rPr>
                              <w:t xml:space="preserve"> String&gt; </w:t>
                            </w:r>
                            <w:r>
                              <w:rPr>
                                <w:rFonts w:ascii="Consolas" w:hAnsi="Consolas" w:cs="Consolas"/>
                                <w:color w:val="6A3E3E"/>
                                <w:sz w:val="20"/>
                                <w:szCs w:val="20"/>
                              </w:rPr>
                              <w:t>c</w:t>
                            </w:r>
                            <w:r>
                              <w:rPr>
                                <w:rFonts w:ascii="Consolas" w:hAnsi="Consolas" w:cs="Consolas"/>
                                <w:color w:val="000000"/>
                                <w:sz w:val="20"/>
                                <w:szCs w:val="20"/>
                              </w:rPr>
                              <w:t>) {</w:t>
                            </w:r>
                          </w:p>
                          <w:p w14:paraId="563B6C8E"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criterionIndex</w:t>
                            </w:r>
                            <w:r>
                              <w:rPr>
                                <w:rFonts w:ascii="Consolas" w:hAnsi="Consolas" w:cs="Consolas"/>
                                <w:color w:val="000000"/>
                                <w:sz w:val="20"/>
                                <w:szCs w:val="20"/>
                              </w:rPr>
                              <w:t xml:space="preserve"> = </w:t>
                            </w:r>
                            <w:r>
                              <w:rPr>
                                <w:rFonts w:ascii="Consolas" w:hAnsi="Consolas" w:cs="Consolas"/>
                                <w:color w:val="0000C0"/>
                                <w:sz w:val="20"/>
                                <w:szCs w:val="20"/>
                              </w:rPr>
                              <w:t>criteriaCB</w:t>
                            </w:r>
                            <w:r>
                              <w:rPr>
                                <w:rFonts w:ascii="Consolas" w:hAnsi="Consolas" w:cs="Consolas"/>
                                <w:color w:val="000000"/>
                                <w:sz w:val="20"/>
                                <w:szCs w:val="20"/>
                              </w:rPr>
                              <w:t>.getCheckModel().getCheckedIndices();</w:t>
                            </w:r>
                          </w:p>
                          <w:p w14:paraId="563B6C8F"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criterionArray</w:t>
                            </w:r>
                            <w:r>
                              <w:rPr>
                                <w:rFonts w:ascii="Consolas" w:hAnsi="Consolas" w:cs="Consolas"/>
                                <w:color w:val="000000"/>
                                <w:sz w:val="20"/>
                                <w:szCs w:val="20"/>
                              </w:rPr>
                              <w:t xml:space="preserve"> = </w:t>
                            </w:r>
                            <w:r>
                              <w:rPr>
                                <w:rFonts w:ascii="Consolas" w:hAnsi="Consolas" w:cs="Consolas"/>
                                <w:color w:val="0000C0"/>
                                <w:sz w:val="20"/>
                                <w:szCs w:val="20"/>
                              </w:rPr>
                              <w:t>criteriaCB</w:t>
                            </w:r>
                            <w:r>
                              <w:rPr>
                                <w:rFonts w:ascii="Consolas" w:hAnsi="Consolas" w:cs="Consolas"/>
                                <w:color w:val="000000"/>
                                <w:sz w:val="20"/>
                                <w:szCs w:val="20"/>
                              </w:rPr>
                              <w:t>.getCheckModel().getCheckedItems();</w:t>
                            </w:r>
                          </w:p>
                          <w:p w14:paraId="563B6C90" w14:textId="77777777" w:rsidR="00462964" w:rsidRDefault="00462964" w:rsidP="00123455">
                            <w:pPr>
                              <w:autoSpaceDE w:val="0"/>
                              <w:autoSpaceDN w:val="0"/>
                              <w:adjustRightInd w:val="0"/>
                              <w:spacing w:after="0" w:line="240" w:lineRule="auto"/>
                              <w:rPr>
                                <w:rFonts w:ascii="Consolas" w:hAnsi="Consolas" w:cs="Consolas"/>
                                <w:color w:val="000000"/>
                                <w:sz w:val="20"/>
                                <w:szCs w:val="20"/>
                              </w:rPr>
                            </w:pPr>
                          </w:p>
                          <w:p w14:paraId="563B6C91"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63B6C92" w14:textId="77777777" w:rsidR="00462964" w:rsidRDefault="00462964" w:rsidP="00123455">
                            <w:r>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B6BE4" id="_x0000_s1045" type="#_x0000_t202" style="position:absolute;left:0;text-align:left;margin-left:3.15pt;margin-top:190.45pt;width:518.5pt;height:110.55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">
                <v:textbox style="mso-fit-shape-to-text:t">
                  <w:txbxContent>
                    <w:p w14:paraId="563B6C8B"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criteriaCB</w:t>
                      </w:r>
                      <w:r>
                        <w:rPr>
                          <w:rFonts w:ascii="Consolas" w:hAnsi="Consolas" w:cs="Consolas"/>
                          <w:color w:val="000000"/>
                          <w:sz w:val="20"/>
                          <w:szCs w:val="20"/>
                        </w:rPr>
                        <w:t>.getCheckModel().getCheckedItems().addListener(</w:t>
                      </w:r>
                      <w:r>
                        <w:rPr>
                          <w:rFonts w:ascii="Consolas" w:hAnsi="Consolas" w:cs="Consolas"/>
                          <w:b/>
                          <w:bCs/>
                          <w:color w:val="7F0055"/>
                          <w:sz w:val="20"/>
                          <w:szCs w:val="20"/>
                        </w:rPr>
                        <w:t>new</w:t>
                      </w:r>
                      <w:r>
                        <w:rPr>
                          <w:rFonts w:ascii="Consolas" w:hAnsi="Consolas" w:cs="Consolas"/>
                          <w:color w:val="000000"/>
                          <w:sz w:val="20"/>
                          <w:szCs w:val="20"/>
                        </w:rPr>
                        <w:t xml:space="preserve"> L</w:t>
                      </w:r>
                      <w:r w:rsidRPr="000D67DF">
                        <w:rPr>
                          <w:rFonts w:ascii="Consolas" w:hAnsi="Consolas" w:cs="Consolas"/>
                          <w:color w:val="000000"/>
                          <w:sz w:val="20"/>
                          <w:szCs w:val="20"/>
                        </w:rPr>
                        <w:t>istChangeListener</w:t>
                      </w:r>
                      <w:r>
                        <w:rPr>
                          <w:rFonts w:ascii="Consolas" w:hAnsi="Consolas" w:cs="Consolas"/>
                          <w:color w:val="000000"/>
                          <w:sz w:val="20"/>
                          <w:szCs w:val="20"/>
                        </w:rPr>
                        <w:t>&lt;String&gt;() {</w:t>
                      </w:r>
                    </w:p>
                    <w:p w14:paraId="563B6C8C" w14:textId="77777777" w:rsidR="00462964" w:rsidRDefault="00462964" w:rsidP="00123455">
                      <w:pPr>
                        <w:autoSpaceDE w:val="0"/>
                        <w:autoSpaceDN w:val="0"/>
                        <w:adjustRightInd w:val="0"/>
                        <w:spacing w:after="0" w:line="240" w:lineRule="auto"/>
                        <w:rPr>
                          <w:rFonts w:ascii="Consolas" w:hAnsi="Consolas" w:cs="Consolas"/>
                          <w:sz w:val="20"/>
                          <w:szCs w:val="20"/>
                        </w:rPr>
                      </w:pPr>
                    </w:p>
                    <w:p w14:paraId="563B6C8D"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onChanged(</w:t>
                      </w:r>
                      <w:r w:rsidRPr="000D67DF">
                        <w:rPr>
                          <w:rFonts w:ascii="Consolas" w:hAnsi="Consolas" w:cs="Consolas"/>
                          <w:color w:val="000000"/>
                          <w:sz w:val="20"/>
                          <w:szCs w:val="20"/>
                        </w:rPr>
                        <w:t>ListChangeListener</w:t>
                      </w:r>
                      <w:r>
                        <w:rPr>
                          <w:rFonts w:ascii="Consolas" w:hAnsi="Consolas" w:cs="Consolas"/>
                          <w:color w:val="000000"/>
                          <w:sz w:val="20"/>
                          <w:szCs w:val="20"/>
                        </w:rPr>
                        <w:t xml:space="preserve">.Change&lt;? </w:t>
                      </w:r>
                      <w:r>
                        <w:rPr>
                          <w:rFonts w:ascii="Consolas" w:hAnsi="Consolas" w:cs="Consolas"/>
                          <w:b/>
                          <w:bCs/>
                          <w:color w:val="7F0055"/>
                          <w:sz w:val="20"/>
                          <w:szCs w:val="20"/>
                        </w:rPr>
                        <w:t>extends</w:t>
                      </w:r>
                      <w:r>
                        <w:rPr>
                          <w:rFonts w:ascii="Consolas" w:hAnsi="Consolas" w:cs="Consolas"/>
                          <w:color w:val="000000"/>
                          <w:sz w:val="20"/>
                          <w:szCs w:val="20"/>
                        </w:rPr>
                        <w:t xml:space="preserve"> String&gt; </w:t>
                      </w:r>
                      <w:r>
                        <w:rPr>
                          <w:rFonts w:ascii="Consolas" w:hAnsi="Consolas" w:cs="Consolas"/>
                          <w:color w:val="6A3E3E"/>
                          <w:sz w:val="20"/>
                          <w:szCs w:val="20"/>
                        </w:rPr>
                        <w:t>c</w:t>
                      </w:r>
                      <w:r>
                        <w:rPr>
                          <w:rFonts w:ascii="Consolas" w:hAnsi="Consolas" w:cs="Consolas"/>
                          <w:color w:val="000000"/>
                          <w:sz w:val="20"/>
                          <w:szCs w:val="20"/>
                        </w:rPr>
                        <w:t>) {</w:t>
                      </w:r>
                    </w:p>
                    <w:p w14:paraId="563B6C8E"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criterionIndex</w:t>
                      </w:r>
                      <w:r>
                        <w:rPr>
                          <w:rFonts w:ascii="Consolas" w:hAnsi="Consolas" w:cs="Consolas"/>
                          <w:color w:val="000000"/>
                          <w:sz w:val="20"/>
                          <w:szCs w:val="20"/>
                        </w:rPr>
                        <w:t xml:space="preserve"> = </w:t>
                      </w:r>
                      <w:r>
                        <w:rPr>
                          <w:rFonts w:ascii="Consolas" w:hAnsi="Consolas" w:cs="Consolas"/>
                          <w:color w:val="0000C0"/>
                          <w:sz w:val="20"/>
                          <w:szCs w:val="20"/>
                        </w:rPr>
                        <w:t>criteriaCB</w:t>
                      </w:r>
                      <w:r>
                        <w:rPr>
                          <w:rFonts w:ascii="Consolas" w:hAnsi="Consolas" w:cs="Consolas"/>
                          <w:color w:val="000000"/>
                          <w:sz w:val="20"/>
                          <w:szCs w:val="20"/>
                        </w:rPr>
                        <w:t>.getCheckModel().getCheckedIndices();</w:t>
                      </w:r>
                    </w:p>
                    <w:p w14:paraId="563B6C8F"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criterionArray</w:t>
                      </w:r>
                      <w:r>
                        <w:rPr>
                          <w:rFonts w:ascii="Consolas" w:hAnsi="Consolas" w:cs="Consolas"/>
                          <w:color w:val="000000"/>
                          <w:sz w:val="20"/>
                          <w:szCs w:val="20"/>
                        </w:rPr>
                        <w:t xml:space="preserve"> = </w:t>
                      </w:r>
                      <w:r>
                        <w:rPr>
                          <w:rFonts w:ascii="Consolas" w:hAnsi="Consolas" w:cs="Consolas"/>
                          <w:color w:val="0000C0"/>
                          <w:sz w:val="20"/>
                          <w:szCs w:val="20"/>
                        </w:rPr>
                        <w:t>criteriaCB</w:t>
                      </w:r>
                      <w:r>
                        <w:rPr>
                          <w:rFonts w:ascii="Consolas" w:hAnsi="Consolas" w:cs="Consolas"/>
                          <w:color w:val="000000"/>
                          <w:sz w:val="20"/>
                          <w:szCs w:val="20"/>
                        </w:rPr>
                        <w:t>.getCheckModel().getCheckedItems();</w:t>
                      </w:r>
                    </w:p>
                    <w:p w14:paraId="563B6C90" w14:textId="77777777" w:rsidR="00462964" w:rsidRDefault="00462964" w:rsidP="00123455">
                      <w:pPr>
                        <w:autoSpaceDE w:val="0"/>
                        <w:autoSpaceDN w:val="0"/>
                        <w:adjustRightInd w:val="0"/>
                        <w:spacing w:after="0" w:line="240" w:lineRule="auto"/>
                        <w:rPr>
                          <w:rFonts w:ascii="Consolas" w:hAnsi="Consolas" w:cs="Consolas"/>
                          <w:color w:val="000000"/>
                          <w:sz w:val="20"/>
                          <w:szCs w:val="20"/>
                        </w:rPr>
                      </w:pPr>
                    </w:p>
                    <w:p w14:paraId="563B6C91" w14:textId="77777777" w:rsidR="00462964" w:rsidRDefault="00462964" w:rsidP="001234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63B6C92" w14:textId="77777777" w:rsidR="00462964" w:rsidRDefault="00462964" w:rsidP="00123455">
                      <w:r>
                        <w:rPr>
                          <w:rFonts w:ascii="Consolas" w:hAnsi="Consolas" w:cs="Consolas"/>
                          <w:color w:val="000000"/>
                          <w:sz w:val="20"/>
                          <w:szCs w:val="20"/>
                        </w:rPr>
                        <w:t>});</w:t>
                      </w:r>
                    </w:p>
                  </w:txbxContent>
                </v:textbox>
                <w10:wrap type="topAndBottom"/>
              </v:shape>
            </w:pict>
          </mc:Fallback>
        </mc:AlternateContent>
      </w:r>
      <w:r w:rsidR="00A81401">
        <w:rPr>
          <w:sz w:val="24"/>
          <w:szCs w:val="24"/>
        </w:rPr>
        <w:t xml:space="preserve">V některých případech bylo potřeba naplnit vazbu </w:t>
      </w:r>
      <w:r w:rsidR="00A81401" w:rsidRPr="00170AB7">
        <w:rPr>
          <w:sz w:val="24"/>
          <w:szCs w:val="24"/>
        </w:rPr>
        <w:t>1:N případně N:M</w:t>
      </w:r>
      <w:r w:rsidR="00A81401">
        <w:rPr>
          <w:sz w:val="24"/>
          <w:szCs w:val="24"/>
        </w:rPr>
        <w:t xml:space="preserve"> a proto byla zvolena komponenta </w:t>
      </w:r>
      <w:r w:rsidR="00A81401" w:rsidRPr="00170AB7">
        <w:rPr>
          <w:sz w:val="24"/>
          <w:szCs w:val="24"/>
        </w:rPr>
        <w:t>CheckComboBox</w:t>
      </w:r>
      <w:r w:rsidR="00A81401">
        <w:rPr>
          <w:sz w:val="24"/>
          <w:szCs w:val="24"/>
        </w:rPr>
        <w:t xml:space="preserve"> umožňující výběr většího počtu nabízených voleb. Tato komponenta se nevyskytuje v základním </w:t>
      </w:r>
      <w:r w:rsidR="00A81401" w:rsidRPr="0053133D">
        <w:rPr>
          <w:i/>
          <w:sz w:val="24"/>
          <w:szCs w:val="24"/>
        </w:rPr>
        <w:t>frameworku JavaFX</w:t>
      </w:r>
      <w:r w:rsidR="001F2AF0" w:rsidRPr="0053133D">
        <w:rPr>
          <w:i/>
          <w:sz w:val="24"/>
          <w:szCs w:val="24"/>
        </w:rPr>
        <w:t>,</w:t>
      </w:r>
      <w:r w:rsidR="00A81401">
        <w:rPr>
          <w:sz w:val="24"/>
          <w:szCs w:val="24"/>
        </w:rPr>
        <w:t xml:space="preserve"> a proto byla použita knihovna třetí strany </w:t>
      </w:r>
      <w:r w:rsidR="00A81401" w:rsidRPr="00170AB7">
        <w:rPr>
          <w:i/>
          <w:sz w:val="24"/>
          <w:szCs w:val="24"/>
        </w:rPr>
        <w:t>controlsfx-8.40.1</w:t>
      </w:r>
      <w:r w:rsidR="00A81401">
        <w:rPr>
          <w:b/>
          <w:i/>
          <w:sz w:val="24"/>
          <w:szCs w:val="24"/>
        </w:rPr>
        <w:t>.</w:t>
      </w:r>
      <w:r w:rsidR="00A81401">
        <w:rPr>
          <w:sz w:val="24"/>
          <w:szCs w:val="24"/>
        </w:rPr>
        <w:t xml:space="preserve"> </w:t>
      </w:r>
      <w:r w:rsidR="00FF1D40">
        <w:rPr>
          <w:sz w:val="24"/>
          <w:szCs w:val="24"/>
        </w:rPr>
        <w:t>Princip</w:t>
      </w:r>
      <w:r w:rsidR="00A81401">
        <w:rPr>
          <w:sz w:val="24"/>
          <w:szCs w:val="24"/>
        </w:rPr>
        <w:t xml:space="preserve"> zadání </w:t>
      </w:r>
      <w:r w:rsidR="00A81401" w:rsidRPr="00170AB7">
        <w:rPr>
          <w:sz w:val="24"/>
          <w:szCs w:val="24"/>
        </w:rPr>
        <w:t>ObserverLi</w:t>
      </w:r>
      <w:r w:rsidR="00123455" w:rsidRPr="00170AB7">
        <w:rPr>
          <w:sz w:val="24"/>
          <w:szCs w:val="24"/>
        </w:rPr>
        <w:t xml:space="preserve">stu je u </w:t>
      </w:r>
      <w:r w:rsidR="00A81401" w:rsidRPr="00170AB7">
        <w:rPr>
          <w:sz w:val="24"/>
          <w:szCs w:val="24"/>
        </w:rPr>
        <w:t xml:space="preserve">CheckComboBoxu </w:t>
      </w:r>
      <w:r w:rsidR="00FF1D40" w:rsidRPr="00170AB7">
        <w:rPr>
          <w:sz w:val="24"/>
          <w:szCs w:val="24"/>
        </w:rPr>
        <w:t>stejný</w:t>
      </w:r>
      <w:r w:rsidR="00123455" w:rsidRPr="00170AB7">
        <w:rPr>
          <w:sz w:val="24"/>
          <w:szCs w:val="24"/>
        </w:rPr>
        <w:t xml:space="preserve"> jako v předchozím případě u klasického ComboBoxu. Liší se v používání typu posluchače výběru prvků. Zde je využívána třída ListChangeListener a metoda onChange</w:t>
      </w:r>
      <w:r w:rsidR="00123455" w:rsidRPr="00123455">
        <w:rPr>
          <w:sz w:val="24"/>
          <w:szCs w:val="24"/>
        </w:rPr>
        <w:t xml:space="preserve">. Uvnitř metody je získáván seznam indexů vybraných prvků, ale i seznam se jmény daných prvků pro přidání do </w:t>
      </w:r>
      <w:r w:rsidR="00123455" w:rsidRPr="00170AB7">
        <w:rPr>
          <w:sz w:val="24"/>
          <w:szCs w:val="24"/>
        </w:rPr>
        <w:t>TableView</w:t>
      </w:r>
      <w:r w:rsidR="00123455" w:rsidRPr="00123455">
        <w:rPr>
          <w:sz w:val="24"/>
          <w:szCs w:val="24"/>
        </w:rPr>
        <w:t xml:space="preserve">. </w:t>
      </w:r>
    </w:p>
    <w:p w14:paraId="563B6B49" w14:textId="77777777" w:rsidR="00C14276" w:rsidRDefault="00C14276" w:rsidP="005921CF">
      <w:pPr>
        <w:pStyle w:val="Nadpis1"/>
        <w:numPr>
          <w:ilvl w:val="0"/>
          <w:numId w:val="16"/>
        </w:numPr>
        <w:rPr>
          <w:b/>
          <w:i/>
        </w:rPr>
      </w:pPr>
      <w:r w:rsidRPr="00CF7AA0">
        <w:rPr>
          <w:b/>
          <w:i/>
        </w:rPr>
        <w:br w:type="page"/>
      </w:r>
    </w:p>
    <w:p w14:paraId="563B6B4A" w14:textId="77777777" w:rsidR="005921CF" w:rsidRDefault="005921CF" w:rsidP="005921CF">
      <w:pPr>
        <w:pStyle w:val="Nadpis1"/>
      </w:pPr>
      <w:bookmarkStart w:id="101" w:name="_Toc481097095"/>
      <w:r>
        <w:lastRenderedPageBreak/>
        <w:t>6</w:t>
      </w:r>
      <w:r>
        <w:tab/>
        <w:t>Uživatelský manuál</w:t>
      </w:r>
      <w:bookmarkEnd w:id="101"/>
      <w:r>
        <w:t xml:space="preserve"> </w:t>
      </w:r>
    </w:p>
    <w:p w14:paraId="563B6B4B" w14:textId="3E861313" w:rsidR="0018050D" w:rsidRDefault="00305EDB" w:rsidP="00305EDB">
      <w:pPr>
        <w:spacing w:line="360" w:lineRule="auto"/>
        <w:jc w:val="both"/>
        <w:rPr>
          <w:sz w:val="24"/>
          <w:szCs w:val="24"/>
        </w:rPr>
      </w:pPr>
      <w:r w:rsidRPr="00305EDB">
        <w:rPr>
          <w:sz w:val="24"/>
          <w:szCs w:val="24"/>
        </w:rPr>
        <w:t>Uživatelský manuál o</w:t>
      </w:r>
      <w:r w:rsidR="0018050D" w:rsidRPr="00305EDB">
        <w:rPr>
          <w:sz w:val="24"/>
          <w:szCs w:val="24"/>
        </w:rPr>
        <w:t xml:space="preserve">bsahuje informace o </w:t>
      </w:r>
      <w:r w:rsidR="00FF1D40">
        <w:rPr>
          <w:sz w:val="24"/>
          <w:szCs w:val="24"/>
        </w:rPr>
        <w:t>instalaci</w:t>
      </w:r>
      <w:r w:rsidR="00B103DC">
        <w:rPr>
          <w:sz w:val="24"/>
          <w:szCs w:val="24"/>
        </w:rPr>
        <w:t xml:space="preserve"> aplikace</w:t>
      </w:r>
      <w:r w:rsidR="00FF1D40">
        <w:rPr>
          <w:sz w:val="24"/>
          <w:szCs w:val="24"/>
        </w:rPr>
        <w:t>,</w:t>
      </w:r>
      <w:r>
        <w:rPr>
          <w:sz w:val="24"/>
          <w:szCs w:val="24"/>
        </w:rPr>
        <w:t xml:space="preserve"> </w:t>
      </w:r>
      <w:r w:rsidR="0018050D" w:rsidRPr="00305EDB">
        <w:rPr>
          <w:sz w:val="24"/>
          <w:szCs w:val="24"/>
        </w:rPr>
        <w:t>po</w:t>
      </w:r>
      <w:r>
        <w:rPr>
          <w:sz w:val="24"/>
          <w:szCs w:val="24"/>
        </w:rPr>
        <w:t xml:space="preserve">žadavcích pro </w:t>
      </w:r>
      <w:r w:rsidR="00B103DC">
        <w:rPr>
          <w:sz w:val="24"/>
          <w:szCs w:val="24"/>
        </w:rPr>
        <w:t xml:space="preserve">její </w:t>
      </w:r>
      <w:r>
        <w:rPr>
          <w:sz w:val="24"/>
          <w:szCs w:val="24"/>
        </w:rPr>
        <w:t xml:space="preserve">spuštění, její funkcionalitu, popis ovládání a chybových hlášení. </w:t>
      </w:r>
    </w:p>
    <w:p w14:paraId="563B6B4C" w14:textId="77777777" w:rsidR="00305EDB" w:rsidRDefault="00305EDB" w:rsidP="002E1720">
      <w:pPr>
        <w:pStyle w:val="Nadpis2"/>
      </w:pPr>
      <w:bookmarkStart w:id="102" w:name="_Toc481097096"/>
      <w:r w:rsidRPr="00305EDB">
        <w:t>6.1</w:t>
      </w:r>
      <w:r w:rsidRPr="00305EDB">
        <w:tab/>
        <w:t>Instalace aplikace</w:t>
      </w:r>
      <w:bookmarkEnd w:id="102"/>
      <w:r w:rsidRPr="00305EDB">
        <w:t xml:space="preserve"> </w:t>
      </w:r>
    </w:p>
    <w:p w14:paraId="563B6B4D" w14:textId="6A1BBAB8" w:rsidR="007B5481" w:rsidRDefault="00305EDB" w:rsidP="00305EDB">
      <w:pPr>
        <w:spacing w:line="360" w:lineRule="auto"/>
        <w:jc w:val="both"/>
        <w:rPr>
          <w:sz w:val="24"/>
          <w:szCs w:val="24"/>
        </w:rPr>
      </w:pPr>
      <w:r w:rsidRPr="00305EDB">
        <w:rPr>
          <w:sz w:val="24"/>
          <w:szCs w:val="24"/>
        </w:rPr>
        <w:t>A</w:t>
      </w:r>
      <w:r>
        <w:rPr>
          <w:sz w:val="24"/>
          <w:szCs w:val="24"/>
        </w:rPr>
        <w:t>plikaci nelze spustit bez nainstalovaného běhového prostředí</w:t>
      </w:r>
      <w:r w:rsidR="007B5481">
        <w:rPr>
          <w:sz w:val="24"/>
          <w:szCs w:val="24"/>
        </w:rPr>
        <w:t xml:space="preserve"> </w:t>
      </w:r>
      <w:r w:rsidR="000D67DF" w:rsidRPr="000D67DF">
        <w:rPr>
          <w:i/>
          <w:sz w:val="24"/>
          <w:szCs w:val="24"/>
        </w:rPr>
        <w:t>Java</w:t>
      </w:r>
      <w:r w:rsidRPr="000D67DF">
        <w:rPr>
          <w:i/>
          <w:sz w:val="24"/>
          <w:szCs w:val="24"/>
        </w:rPr>
        <w:t xml:space="preserve"> </w:t>
      </w:r>
      <w:r w:rsidR="00FF1D40" w:rsidRPr="000D67DF">
        <w:rPr>
          <w:i/>
          <w:sz w:val="24"/>
          <w:szCs w:val="24"/>
        </w:rPr>
        <w:t>JRE</w:t>
      </w:r>
      <w:r w:rsidR="00FF1D40">
        <w:rPr>
          <w:sz w:val="24"/>
          <w:szCs w:val="24"/>
        </w:rPr>
        <w:t xml:space="preserve"> </w:t>
      </w:r>
      <w:r>
        <w:rPr>
          <w:sz w:val="24"/>
          <w:szCs w:val="24"/>
        </w:rPr>
        <w:t xml:space="preserve">nejméně verze 8. </w:t>
      </w:r>
      <w:r w:rsidR="007B5481">
        <w:rPr>
          <w:sz w:val="24"/>
          <w:szCs w:val="24"/>
        </w:rPr>
        <w:t>Se staršími verzemi nebude aplikace vůbec fungovat. Nejnovější verzi prostředí lze stáhnout ze stránek</w:t>
      </w:r>
      <w:r w:rsidR="00FF1D40">
        <w:rPr>
          <w:sz w:val="24"/>
          <w:szCs w:val="24"/>
        </w:rPr>
        <w:t xml:space="preserve"> společnosti Oracle. </w:t>
      </w:r>
    </w:p>
    <w:p w14:paraId="563B6B4E" w14:textId="234B5696" w:rsidR="00305EDB" w:rsidRPr="00305EDB" w:rsidRDefault="007B5481" w:rsidP="00305EDB">
      <w:pPr>
        <w:spacing w:line="360" w:lineRule="auto"/>
        <w:jc w:val="both"/>
        <w:rPr>
          <w:sz w:val="24"/>
          <w:szCs w:val="24"/>
        </w:rPr>
      </w:pPr>
      <w:r>
        <w:rPr>
          <w:sz w:val="24"/>
          <w:szCs w:val="24"/>
        </w:rPr>
        <w:t>Aplikace se nijak neinstaluje, jednoduše se s</w:t>
      </w:r>
      <w:r w:rsidR="00836365">
        <w:rPr>
          <w:sz w:val="24"/>
          <w:szCs w:val="24"/>
        </w:rPr>
        <w:t>pustí po kliknutí na JAR soubor</w:t>
      </w:r>
      <w:r>
        <w:rPr>
          <w:sz w:val="24"/>
          <w:szCs w:val="24"/>
        </w:rPr>
        <w:t xml:space="preserve"> </w:t>
      </w:r>
      <w:r w:rsidR="00FB12A1">
        <w:rPr>
          <w:sz w:val="24"/>
          <w:szCs w:val="24"/>
        </w:rPr>
        <w:t>přiložený k</w:t>
      </w:r>
      <w:r w:rsidR="00836365">
        <w:rPr>
          <w:sz w:val="24"/>
          <w:szCs w:val="24"/>
        </w:rPr>
        <w:t> </w:t>
      </w:r>
      <w:r w:rsidR="00FB12A1">
        <w:rPr>
          <w:sz w:val="24"/>
          <w:szCs w:val="24"/>
        </w:rPr>
        <w:t>tomuto dokumentu</w:t>
      </w:r>
      <w:r w:rsidR="00836365">
        <w:rPr>
          <w:sz w:val="24"/>
          <w:szCs w:val="24"/>
        </w:rPr>
        <w:t>,</w:t>
      </w:r>
      <w:r w:rsidR="00FB12A1">
        <w:rPr>
          <w:sz w:val="24"/>
          <w:szCs w:val="24"/>
        </w:rPr>
        <w:t xml:space="preserve"> nebo </w:t>
      </w:r>
      <w:r>
        <w:rPr>
          <w:sz w:val="24"/>
          <w:szCs w:val="24"/>
        </w:rPr>
        <w:t xml:space="preserve">je k získání v několika verzích na stránkách verzovacího nástroje </w:t>
      </w:r>
      <w:r w:rsidRPr="000D67DF">
        <w:rPr>
          <w:sz w:val="24"/>
          <w:szCs w:val="24"/>
        </w:rPr>
        <w:t>GitHub</w:t>
      </w:r>
      <w:r w:rsidR="00836365">
        <w:rPr>
          <w:b/>
          <w:i/>
          <w:sz w:val="24"/>
          <w:szCs w:val="24"/>
        </w:rPr>
        <w:t>,</w:t>
      </w:r>
      <w:r>
        <w:rPr>
          <w:sz w:val="24"/>
          <w:szCs w:val="24"/>
        </w:rPr>
        <w:t xml:space="preserve"> </w:t>
      </w:r>
      <w:r w:rsidR="00795B12">
        <w:rPr>
          <w:sz w:val="24"/>
          <w:szCs w:val="24"/>
        </w:rPr>
        <w:t>konkrétně na adrese</w:t>
      </w:r>
      <w:r w:rsidR="00EA2165">
        <w:rPr>
          <w:sz w:val="24"/>
          <w:szCs w:val="24"/>
        </w:rPr>
        <w:t xml:space="preserve">. </w:t>
      </w:r>
      <w:r w:rsidR="00EA2165">
        <w:rPr>
          <w:rStyle w:val="Znakapoznpodarou"/>
          <w:sz w:val="24"/>
          <w:szCs w:val="24"/>
        </w:rPr>
        <w:footnoteReference w:id="1"/>
      </w:r>
      <w:r w:rsidR="00795B12">
        <w:rPr>
          <w:sz w:val="24"/>
          <w:szCs w:val="24"/>
        </w:rPr>
        <w:t xml:space="preserve"> </w:t>
      </w:r>
    </w:p>
    <w:p w14:paraId="563B6B4F" w14:textId="77777777" w:rsidR="0001206E" w:rsidRDefault="0001206E" w:rsidP="001E70E5">
      <w:pPr>
        <w:pStyle w:val="Nadpis2"/>
      </w:pPr>
      <w:bookmarkStart w:id="103" w:name="_Toc481097097"/>
      <w:r w:rsidRPr="0001206E">
        <w:t>6</w:t>
      </w:r>
      <w:r w:rsidR="00305EDB">
        <w:t>.</w:t>
      </w:r>
      <w:r w:rsidR="00305EDB" w:rsidRPr="001E70E5">
        <w:t>2</w:t>
      </w:r>
      <w:r w:rsidRPr="0001206E">
        <w:tab/>
      </w:r>
      <w:r>
        <w:t>Rozložení aplikace</w:t>
      </w:r>
      <w:bookmarkEnd w:id="103"/>
    </w:p>
    <w:p w14:paraId="563B6B50" w14:textId="77777777" w:rsidR="0018050D" w:rsidRDefault="00305EDB" w:rsidP="0018050D">
      <w:pPr>
        <w:pStyle w:val="Nadpis3"/>
      </w:pPr>
      <w:bookmarkStart w:id="104" w:name="_Toc481097098"/>
      <w:r>
        <w:t>6.2</w:t>
      </w:r>
      <w:r w:rsidR="0018050D" w:rsidRPr="0018050D">
        <w:t>.1</w:t>
      </w:r>
      <w:r w:rsidR="0018050D" w:rsidRPr="0018050D">
        <w:tab/>
      </w:r>
      <w:r w:rsidR="00FB12A1">
        <w:t>Hlavní</w:t>
      </w:r>
      <w:r w:rsidR="0018050D">
        <w:t xml:space="preserve"> obrazovka</w:t>
      </w:r>
      <w:bookmarkEnd w:id="104"/>
    </w:p>
    <w:p w14:paraId="563B6B51" w14:textId="0D965551" w:rsidR="00795B12" w:rsidRDefault="00FB12A1" w:rsidP="00FB12A1">
      <w:pPr>
        <w:spacing w:line="360" w:lineRule="auto"/>
        <w:jc w:val="both"/>
        <w:rPr>
          <w:sz w:val="24"/>
          <w:szCs w:val="24"/>
        </w:rPr>
      </w:pPr>
      <w:r>
        <w:rPr>
          <w:sz w:val="24"/>
          <w:szCs w:val="24"/>
        </w:rPr>
        <w:t>Hlavní</w:t>
      </w:r>
      <w:r w:rsidRPr="00FB12A1">
        <w:rPr>
          <w:sz w:val="24"/>
          <w:szCs w:val="24"/>
        </w:rPr>
        <w:t xml:space="preserve"> obrazo</w:t>
      </w:r>
      <w:r>
        <w:rPr>
          <w:sz w:val="24"/>
          <w:szCs w:val="24"/>
        </w:rPr>
        <w:t>vka je také úvodní obrazovkou aplikace</w:t>
      </w:r>
      <w:r w:rsidR="00313000">
        <w:rPr>
          <w:sz w:val="24"/>
          <w:szCs w:val="24"/>
        </w:rPr>
        <w:t>,</w:t>
      </w:r>
      <w:r w:rsidR="00B57904">
        <w:rPr>
          <w:sz w:val="24"/>
          <w:szCs w:val="24"/>
        </w:rPr>
        <w:t xml:space="preserve"> viz O</w:t>
      </w:r>
      <w:r w:rsidR="005F5E49">
        <w:rPr>
          <w:sz w:val="24"/>
          <w:szCs w:val="24"/>
        </w:rPr>
        <w:t xml:space="preserve">br. </w:t>
      </w:r>
      <w:r w:rsidR="005F5E49" w:rsidRPr="00AF2A4E">
        <w:rPr>
          <w:sz w:val="24"/>
          <w:szCs w:val="24"/>
        </w:rPr>
        <w:t>17</w:t>
      </w:r>
      <w:r>
        <w:rPr>
          <w:sz w:val="24"/>
          <w:szCs w:val="24"/>
        </w:rPr>
        <w:t>. Ta umožňuje tři typy funkčnosti</w:t>
      </w:r>
      <w:r w:rsidR="00DB55C5">
        <w:rPr>
          <w:sz w:val="24"/>
          <w:szCs w:val="24"/>
        </w:rPr>
        <w:t>,</w:t>
      </w:r>
      <w:r>
        <w:rPr>
          <w:sz w:val="24"/>
          <w:szCs w:val="24"/>
        </w:rPr>
        <w:t xml:space="preserve"> v horní části se nachází kontextové menu popsané v kapitole </w:t>
      </w:r>
      <w:r w:rsidR="00DB55C5">
        <w:rPr>
          <w:sz w:val="24"/>
          <w:szCs w:val="24"/>
        </w:rPr>
        <w:t>6.2.2. Prostřední část</w:t>
      </w:r>
      <w:r w:rsidR="00426FA0">
        <w:rPr>
          <w:sz w:val="24"/>
          <w:szCs w:val="24"/>
        </w:rPr>
        <w:t>,</w:t>
      </w:r>
      <w:r w:rsidR="00DB55C5">
        <w:rPr>
          <w:sz w:val="24"/>
          <w:szCs w:val="24"/>
        </w:rPr>
        <w:t xml:space="preserve"> </w:t>
      </w:r>
      <w:r w:rsidR="00426FA0">
        <w:rPr>
          <w:sz w:val="24"/>
          <w:szCs w:val="24"/>
        </w:rPr>
        <w:t xml:space="preserve">označená červenou, </w:t>
      </w:r>
      <w:r w:rsidR="00DB55C5">
        <w:rPr>
          <w:sz w:val="24"/>
          <w:szCs w:val="24"/>
        </w:rPr>
        <w:t xml:space="preserve">představuje pás tlačítek. Tento pás obsahuje dvě řady tlačítek, horní řada slouží k vyvolání formulářů patřících k danému </w:t>
      </w:r>
      <w:r w:rsidR="00170AB7">
        <w:rPr>
          <w:sz w:val="24"/>
          <w:szCs w:val="24"/>
        </w:rPr>
        <w:t>elementu</w:t>
      </w:r>
      <w:r w:rsidR="00DB55C5">
        <w:rPr>
          <w:sz w:val="24"/>
          <w:szCs w:val="24"/>
        </w:rPr>
        <w:t xml:space="preserve"> vývoje procesu, popsaných v kapitole 6.3.</w:t>
      </w:r>
      <w:r w:rsidR="00426FA0">
        <w:rPr>
          <w:sz w:val="24"/>
          <w:szCs w:val="24"/>
        </w:rPr>
        <w:t>2 a 6.3.1</w:t>
      </w:r>
      <w:r w:rsidR="00170AB7">
        <w:rPr>
          <w:sz w:val="24"/>
          <w:szCs w:val="24"/>
        </w:rPr>
        <w:t>.</w:t>
      </w:r>
      <w:r w:rsidR="00DB55C5">
        <w:rPr>
          <w:sz w:val="24"/>
          <w:szCs w:val="24"/>
        </w:rPr>
        <w:t xml:space="preserve"> Spodní řada tlačítek slouží k vytvoření pohyblivého prvku na plátně. To lze provést klasickým stiskem tlačítka nebo </w:t>
      </w:r>
      <w:r w:rsidR="00313000">
        <w:rPr>
          <w:sz w:val="24"/>
          <w:szCs w:val="24"/>
        </w:rPr>
        <w:t xml:space="preserve">přetažením tlačítka na plátno. </w:t>
      </w:r>
      <w:r w:rsidR="00426FA0">
        <w:rPr>
          <w:sz w:val="24"/>
          <w:szCs w:val="24"/>
        </w:rPr>
        <w:t xml:space="preserve">Plátno je umístěno do spodní části obrazovky, označené žlutou barvou. Plátno slouží k rozmístění vytvořených segmentů patřících do základní skupiny projektu. </w:t>
      </w:r>
      <w:r w:rsidR="00B55C6A">
        <w:rPr>
          <w:sz w:val="24"/>
          <w:szCs w:val="24"/>
        </w:rPr>
        <w:t xml:space="preserve">Objekty na plátně lze libovolně přemisťovat a skládat. </w:t>
      </w:r>
    </w:p>
    <w:p w14:paraId="563B6B52" w14:textId="77777777" w:rsidR="00795B12" w:rsidRPr="00795B12" w:rsidRDefault="00795B12" w:rsidP="00313000">
      <w:pPr>
        <w:pStyle w:val="Nadpis3"/>
      </w:pPr>
      <w:bookmarkStart w:id="105" w:name="_Toc481097099"/>
      <w:r>
        <w:t>6.2.3 Prvek plátna</w:t>
      </w:r>
      <w:bookmarkEnd w:id="105"/>
    </w:p>
    <w:p w14:paraId="563B6B53" w14:textId="76FAA893" w:rsidR="00FB12A1" w:rsidRPr="00FB12A1" w:rsidRDefault="00795B12" w:rsidP="00146B3D">
      <w:pPr>
        <w:spacing w:line="360" w:lineRule="auto"/>
        <w:jc w:val="both"/>
        <w:rPr>
          <w:sz w:val="24"/>
          <w:szCs w:val="24"/>
        </w:rPr>
      </w:pPr>
      <w:r>
        <w:rPr>
          <w:sz w:val="24"/>
          <w:szCs w:val="24"/>
        </w:rPr>
        <w:t>Prvek</w:t>
      </w:r>
      <w:r w:rsidR="00170AB7">
        <w:rPr>
          <w:sz w:val="24"/>
          <w:szCs w:val="24"/>
        </w:rPr>
        <w:t xml:space="preserve"> obsahuje v horní části identifikaci s názvem segmentu či elementu</w:t>
      </w:r>
      <w:r w:rsidR="00B55C6A">
        <w:rPr>
          <w:sz w:val="24"/>
          <w:szCs w:val="24"/>
        </w:rPr>
        <w:t>, který představuje</w:t>
      </w:r>
      <w:r w:rsidR="00146B3D">
        <w:rPr>
          <w:sz w:val="24"/>
          <w:szCs w:val="24"/>
        </w:rPr>
        <w:t>,</w:t>
      </w:r>
      <w:r w:rsidR="00B55C6A">
        <w:rPr>
          <w:sz w:val="24"/>
          <w:szCs w:val="24"/>
        </w:rPr>
        <w:t xml:space="preserve"> a ve spodní části se nachází jméno vyt</w:t>
      </w:r>
      <w:r>
        <w:rPr>
          <w:sz w:val="24"/>
          <w:szCs w:val="24"/>
        </w:rPr>
        <w:t>vořené</w:t>
      </w:r>
      <w:r w:rsidR="00B55C6A">
        <w:rPr>
          <w:sz w:val="24"/>
          <w:szCs w:val="24"/>
        </w:rPr>
        <w:t xml:space="preserve"> uživatel</w:t>
      </w:r>
      <w:r>
        <w:rPr>
          <w:sz w:val="24"/>
          <w:szCs w:val="24"/>
        </w:rPr>
        <w:t>em</w:t>
      </w:r>
      <w:r w:rsidR="00B55C6A">
        <w:rPr>
          <w:sz w:val="24"/>
          <w:szCs w:val="24"/>
        </w:rPr>
        <w:t xml:space="preserve">. Velikost spodního obdélníku je automaticky měněna na základě </w:t>
      </w:r>
      <w:r w:rsidR="00A37152">
        <w:rPr>
          <w:sz w:val="24"/>
          <w:szCs w:val="24"/>
        </w:rPr>
        <w:t xml:space="preserve">délky textu zadaného uživatelem. </w:t>
      </w:r>
      <w:r w:rsidR="00B55C6A">
        <w:rPr>
          <w:sz w:val="24"/>
          <w:szCs w:val="24"/>
        </w:rPr>
        <w:t>Vyvolání formuláře proběhne po dvojkliku levým tlačítkem myši. Pravím tlačítkem je vyvoláno kontextové menu umožňující kopírování daného objektu, jeho odstranění a vyjmutí z plátna.</w:t>
      </w:r>
      <w:r w:rsidR="00A37152">
        <w:rPr>
          <w:sz w:val="24"/>
          <w:szCs w:val="24"/>
        </w:rPr>
        <w:t xml:space="preserve"> Identifikaci je</w:t>
      </w:r>
      <w:r w:rsidR="00555994">
        <w:rPr>
          <w:sz w:val="24"/>
          <w:szCs w:val="24"/>
        </w:rPr>
        <w:t>dnotlivých objektů lze zjistit</w:t>
      </w:r>
      <w:r w:rsidR="00A37152">
        <w:rPr>
          <w:sz w:val="24"/>
          <w:szCs w:val="24"/>
        </w:rPr>
        <w:t xml:space="preserve"> </w:t>
      </w:r>
      <w:r w:rsidR="00170AB7">
        <w:rPr>
          <w:sz w:val="24"/>
          <w:szCs w:val="24"/>
        </w:rPr>
        <w:t xml:space="preserve">i </w:t>
      </w:r>
      <w:r w:rsidR="00A37152">
        <w:rPr>
          <w:sz w:val="24"/>
          <w:szCs w:val="24"/>
        </w:rPr>
        <w:t xml:space="preserve">po najetí na objekt. </w:t>
      </w:r>
      <w:r w:rsidR="005F5E49">
        <w:rPr>
          <w:sz w:val="24"/>
          <w:szCs w:val="24"/>
        </w:rPr>
        <w:t xml:space="preserve">Ukázka segmentu Phase na Obr 18. </w:t>
      </w:r>
      <w:r w:rsidR="00B57904">
        <w:rPr>
          <w:sz w:val="24"/>
          <w:szCs w:val="24"/>
        </w:rPr>
        <w:t xml:space="preserve"> </w:t>
      </w:r>
    </w:p>
    <w:p w14:paraId="563B6B54" w14:textId="77777777" w:rsidR="0018050D" w:rsidRDefault="00305EDB" w:rsidP="0018050D">
      <w:pPr>
        <w:pStyle w:val="Nadpis3"/>
      </w:pPr>
      <w:bookmarkStart w:id="106" w:name="_Toc481097100"/>
      <w:r>
        <w:lastRenderedPageBreak/>
        <w:t>6.2</w:t>
      </w:r>
      <w:r w:rsidR="0018050D">
        <w:t>.2</w:t>
      </w:r>
      <w:r w:rsidR="0018050D">
        <w:tab/>
        <w:t>Menu</w:t>
      </w:r>
      <w:bookmarkEnd w:id="106"/>
    </w:p>
    <w:p w14:paraId="563B6B55" w14:textId="08C7A1C1" w:rsidR="00777044" w:rsidRPr="000D67DF" w:rsidRDefault="00555994" w:rsidP="00A37152">
      <w:pPr>
        <w:spacing w:line="360" w:lineRule="auto"/>
        <w:jc w:val="both"/>
        <w:rPr>
          <w:sz w:val="24"/>
          <w:szCs w:val="24"/>
        </w:rPr>
      </w:pPr>
      <w:r>
        <w:rPr>
          <w:sz w:val="24"/>
          <w:szCs w:val="24"/>
        </w:rPr>
        <w:t>Menu je složené z kořenové</w:t>
      </w:r>
      <w:r w:rsidR="00A37152" w:rsidRPr="00A37152">
        <w:rPr>
          <w:sz w:val="24"/>
          <w:szCs w:val="24"/>
        </w:rPr>
        <w:t xml:space="preserve"> </w:t>
      </w:r>
      <w:r>
        <w:rPr>
          <w:sz w:val="24"/>
          <w:szCs w:val="24"/>
        </w:rPr>
        <w:t>polož</w:t>
      </w:r>
      <w:r w:rsidR="00A37152">
        <w:rPr>
          <w:sz w:val="24"/>
          <w:szCs w:val="24"/>
        </w:rPr>
        <w:t>k</w:t>
      </w:r>
      <w:r>
        <w:rPr>
          <w:sz w:val="24"/>
          <w:szCs w:val="24"/>
        </w:rPr>
        <w:t>y,</w:t>
      </w:r>
      <w:r w:rsidR="00A37152">
        <w:rPr>
          <w:sz w:val="24"/>
          <w:szCs w:val="24"/>
        </w:rPr>
        <w:t xml:space="preserve"> obsahující další podpoložky. </w:t>
      </w:r>
      <w:r>
        <w:rPr>
          <w:sz w:val="24"/>
          <w:szCs w:val="24"/>
        </w:rPr>
        <w:t>Hlavní</w:t>
      </w:r>
      <w:r w:rsidR="00A37152">
        <w:rPr>
          <w:sz w:val="24"/>
          <w:szCs w:val="24"/>
        </w:rPr>
        <w:t xml:space="preserve"> položka má označení </w:t>
      </w:r>
      <w:r w:rsidR="00A37152" w:rsidRPr="00A37152">
        <w:rPr>
          <w:b/>
          <w:i/>
          <w:sz w:val="24"/>
          <w:szCs w:val="24"/>
        </w:rPr>
        <w:t>File</w:t>
      </w:r>
      <w:r w:rsidR="00A37152">
        <w:rPr>
          <w:b/>
          <w:i/>
          <w:sz w:val="24"/>
          <w:szCs w:val="24"/>
        </w:rPr>
        <w:t xml:space="preserve">, </w:t>
      </w:r>
      <w:r w:rsidR="00A37152">
        <w:rPr>
          <w:sz w:val="24"/>
          <w:szCs w:val="24"/>
        </w:rPr>
        <w:t xml:space="preserve">zde se nachází </w:t>
      </w:r>
      <w:r w:rsidR="00A37152" w:rsidRPr="000D67DF">
        <w:rPr>
          <w:sz w:val="24"/>
          <w:szCs w:val="24"/>
        </w:rPr>
        <w:t xml:space="preserve">možnost </w:t>
      </w:r>
      <w:r w:rsidR="00A37152" w:rsidRPr="000D67DF">
        <w:rPr>
          <w:i/>
          <w:sz w:val="24"/>
          <w:szCs w:val="24"/>
        </w:rPr>
        <w:t>New</w:t>
      </w:r>
      <w:r w:rsidR="00A37152" w:rsidRPr="000D67DF">
        <w:rPr>
          <w:sz w:val="24"/>
          <w:szCs w:val="24"/>
        </w:rPr>
        <w:t xml:space="preserve"> pro vytvoření nového projektu, </w:t>
      </w:r>
      <w:r w:rsidR="00A37152" w:rsidRPr="000D67DF">
        <w:rPr>
          <w:i/>
          <w:sz w:val="24"/>
          <w:szCs w:val="24"/>
        </w:rPr>
        <w:t xml:space="preserve">Open </w:t>
      </w:r>
      <w:r w:rsidR="00A37152" w:rsidRPr="000D67DF">
        <w:rPr>
          <w:sz w:val="24"/>
          <w:szCs w:val="24"/>
        </w:rPr>
        <w:t xml:space="preserve">pro načtení již vytvořeného procesu uloženého v XML, </w:t>
      </w:r>
      <w:r w:rsidR="00A37152" w:rsidRPr="000D67DF">
        <w:rPr>
          <w:i/>
          <w:sz w:val="24"/>
          <w:szCs w:val="24"/>
        </w:rPr>
        <w:t>Save</w:t>
      </w:r>
      <w:r w:rsidR="00A37152" w:rsidRPr="000D67DF">
        <w:rPr>
          <w:sz w:val="24"/>
          <w:szCs w:val="24"/>
        </w:rPr>
        <w:t xml:space="preserve"> uložení procesu</w:t>
      </w:r>
      <w:r w:rsidR="00522817" w:rsidRPr="000D67DF">
        <w:rPr>
          <w:sz w:val="24"/>
          <w:szCs w:val="24"/>
        </w:rPr>
        <w:t xml:space="preserve">, </w:t>
      </w:r>
      <w:r w:rsidR="00522817" w:rsidRPr="000D67DF">
        <w:rPr>
          <w:i/>
          <w:sz w:val="24"/>
          <w:szCs w:val="24"/>
        </w:rPr>
        <w:t>Save as</w:t>
      </w:r>
      <w:r w:rsidR="00522817" w:rsidRPr="000D67DF">
        <w:rPr>
          <w:sz w:val="24"/>
          <w:szCs w:val="24"/>
        </w:rPr>
        <w:t xml:space="preserve"> uložení procesu s výběrem </w:t>
      </w:r>
      <w:r w:rsidR="00146B3D" w:rsidRPr="000D67DF">
        <w:rPr>
          <w:sz w:val="24"/>
          <w:szCs w:val="24"/>
        </w:rPr>
        <w:t xml:space="preserve">názvu </w:t>
      </w:r>
      <w:r w:rsidR="00522817" w:rsidRPr="000D67DF">
        <w:rPr>
          <w:sz w:val="24"/>
          <w:szCs w:val="24"/>
        </w:rPr>
        <w:t>souboru</w:t>
      </w:r>
      <w:r w:rsidR="00A37152" w:rsidRPr="000D67DF">
        <w:rPr>
          <w:sz w:val="24"/>
          <w:szCs w:val="24"/>
        </w:rPr>
        <w:t>.</w:t>
      </w:r>
      <w:r w:rsidR="00522817" w:rsidRPr="000D67DF">
        <w:rPr>
          <w:sz w:val="24"/>
          <w:szCs w:val="24"/>
        </w:rPr>
        <w:t xml:space="preserve"> </w:t>
      </w:r>
      <w:r w:rsidR="00522817" w:rsidRPr="000D67DF">
        <w:rPr>
          <w:i/>
          <w:sz w:val="24"/>
          <w:szCs w:val="24"/>
        </w:rPr>
        <w:t xml:space="preserve">Validate </w:t>
      </w:r>
      <w:r w:rsidR="002F74AB" w:rsidRPr="000D67DF">
        <w:rPr>
          <w:sz w:val="24"/>
          <w:szCs w:val="24"/>
        </w:rPr>
        <w:t>umožní ruční kontrolu</w:t>
      </w:r>
      <w:r w:rsidR="00522817" w:rsidRPr="000D67DF">
        <w:rPr>
          <w:sz w:val="24"/>
          <w:szCs w:val="24"/>
        </w:rPr>
        <w:t xml:space="preserve"> procesu.</w:t>
      </w:r>
      <w:r w:rsidR="00A37152" w:rsidRPr="000D67DF">
        <w:rPr>
          <w:sz w:val="24"/>
          <w:szCs w:val="24"/>
        </w:rPr>
        <w:t xml:space="preserve"> A </w:t>
      </w:r>
      <w:r w:rsidR="00A37152" w:rsidRPr="000D67DF">
        <w:rPr>
          <w:i/>
          <w:sz w:val="24"/>
          <w:szCs w:val="24"/>
        </w:rPr>
        <w:t>Close</w:t>
      </w:r>
      <w:r w:rsidR="00A37152" w:rsidRPr="000D67DF">
        <w:rPr>
          <w:sz w:val="24"/>
          <w:szCs w:val="24"/>
        </w:rPr>
        <w:t xml:space="preserve"> umo</w:t>
      </w:r>
      <w:r w:rsidRPr="000D67DF">
        <w:rPr>
          <w:sz w:val="24"/>
          <w:szCs w:val="24"/>
        </w:rPr>
        <w:t xml:space="preserve">žňující ukončení celé aplikace. </w:t>
      </w:r>
      <w:r w:rsidR="005F5E49" w:rsidRPr="000D67DF">
        <w:rPr>
          <w:sz w:val="24"/>
          <w:szCs w:val="24"/>
        </w:rPr>
        <w:t>Viz obr 19</w:t>
      </w:r>
      <w:r w:rsidR="00B57904" w:rsidRPr="000D67DF">
        <w:rPr>
          <w:sz w:val="24"/>
          <w:szCs w:val="24"/>
        </w:rPr>
        <w:t xml:space="preserve">. </w:t>
      </w:r>
    </w:p>
    <w:p w14:paraId="563B6B56" w14:textId="77777777" w:rsidR="0001206E" w:rsidRPr="008446B5" w:rsidRDefault="00F85E36" w:rsidP="001E70E5">
      <w:pPr>
        <w:pStyle w:val="Nadpis2"/>
      </w:pPr>
      <w:bookmarkStart w:id="107" w:name="_Toc481097101"/>
      <w:r>
        <w:t>6.3</w:t>
      </w:r>
      <w:r>
        <w:tab/>
      </w:r>
      <w:r w:rsidR="0001206E" w:rsidRPr="008446B5">
        <w:t>Druhy formulářů</w:t>
      </w:r>
      <w:bookmarkEnd w:id="107"/>
    </w:p>
    <w:p w14:paraId="563B6B57" w14:textId="66A9ED04" w:rsidR="008446B5" w:rsidRPr="00F16F33" w:rsidRDefault="00F16F33" w:rsidP="00073AD8">
      <w:pPr>
        <w:spacing w:line="360" w:lineRule="auto"/>
        <w:jc w:val="both"/>
        <w:rPr>
          <w:sz w:val="24"/>
          <w:szCs w:val="24"/>
        </w:rPr>
      </w:pPr>
      <w:r w:rsidRPr="00F16F33">
        <w:rPr>
          <w:sz w:val="24"/>
          <w:szCs w:val="24"/>
        </w:rPr>
        <w:t xml:space="preserve">Formuláře umožnují </w:t>
      </w:r>
      <w:r w:rsidR="00073AD8">
        <w:rPr>
          <w:sz w:val="24"/>
          <w:szCs w:val="24"/>
        </w:rPr>
        <w:t>jednoduché zadávání konkrétních informací</w:t>
      </w:r>
      <w:r>
        <w:rPr>
          <w:sz w:val="24"/>
          <w:szCs w:val="24"/>
        </w:rPr>
        <w:t xml:space="preserve"> o jednotlivých seg</w:t>
      </w:r>
      <w:r w:rsidR="00073AD8">
        <w:rPr>
          <w:sz w:val="24"/>
          <w:szCs w:val="24"/>
        </w:rPr>
        <w:t>mentech procesu vývoje software</w:t>
      </w:r>
      <w:r>
        <w:rPr>
          <w:sz w:val="24"/>
          <w:szCs w:val="24"/>
        </w:rPr>
        <w:t xml:space="preserve"> do </w:t>
      </w:r>
      <w:r w:rsidR="00170AB7">
        <w:rPr>
          <w:sz w:val="24"/>
          <w:szCs w:val="24"/>
        </w:rPr>
        <w:t>vstupních</w:t>
      </w:r>
      <w:r>
        <w:rPr>
          <w:sz w:val="24"/>
          <w:szCs w:val="24"/>
        </w:rPr>
        <w:t xml:space="preserve"> polí</w:t>
      </w:r>
      <w:r w:rsidR="00073AD8">
        <w:rPr>
          <w:sz w:val="24"/>
          <w:szCs w:val="24"/>
        </w:rPr>
        <w:t>,</w:t>
      </w:r>
      <w:r>
        <w:rPr>
          <w:sz w:val="24"/>
          <w:szCs w:val="24"/>
        </w:rPr>
        <w:t xml:space="preserve"> nebo </w:t>
      </w:r>
      <w:r w:rsidR="00073AD8">
        <w:rPr>
          <w:sz w:val="24"/>
          <w:szCs w:val="24"/>
        </w:rPr>
        <w:t>výběr již před</w:t>
      </w:r>
      <w:r>
        <w:rPr>
          <w:sz w:val="24"/>
          <w:szCs w:val="24"/>
        </w:rPr>
        <w:t>def</w:t>
      </w:r>
      <w:r w:rsidR="00073AD8">
        <w:rPr>
          <w:sz w:val="24"/>
          <w:szCs w:val="24"/>
        </w:rPr>
        <w:t>inovaného</w:t>
      </w:r>
      <w:r>
        <w:rPr>
          <w:sz w:val="24"/>
          <w:szCs w:val="24"/>
        </w:rPr>
        <w:t xml:space="preserve"> </w:t>
      </w:r>
      <w:r w:rsidR="00170AB7">
        <w:rPr>
          <w:sz w:val="24"/>
          <w:szCs w:val="24"/>
        </w:rPr>
        <w:t>elementu</w:t>
      </w:r>
      <w:r>
        <w:rPr>
          <w:sz w:val="24"/>
          <w:szCs w:val="24"/>
        </w:rPr>
        <w:t xml:space="preserve"> z nabídky. K využití jsou tři typy formulářů popsaných dále v této kapitole. </w:t>
      </w:r>
    </w:p>
    <w:p w14:paraId="563B6B58" w14:textId="77777777" w:rsidR="002D48CF" w:rsidRPr="002D48CF" w:rsidRDefault="00F12E62" w:rsidP="002D48CF">
      <w:pPr>
        <w:pStyle w:val="Nadpis3"/>
        <w:numPr>
          <w:ilvl w:val="2"/>
          <w:numId w:val="16"/>
        </w:numPr>
      </w:pPr>
      <w:bookmarkStart w:id="108" w:name="_Toc481097102"/>
      <w:r>
        <w:t>Formuláře s</w:t>
      </w:r>
      <w:r w:rsidR="002D48CF">
        <w:t> </w:t>
      </w:r>
      <w:r>
        <w:t>tabulkou</w:t>
      </w:r>
      <w:bookmarkEnd w:id="108"/>
    </w:p>
    <w:p w14:paraId="563B6B59" w14:textId="1FF6A9F7" w:rsidR="002D48CF" w:rsidRDefault="002D48CF" w:rsidP="001144A8">
      <w:pPr>
        <w:spacing w:line="360" w:lineRule="auto"/>
        <w:jc w:val="both"/>
        <w:rPr>
          <w:sz w:val="24"/>
          <w:szCs w:val="24"/>
        </w:rPr>
      </w:pPr>
      <w:r>
        <w:rPr>
          <w:sz w:val="24"/>
          <w:szCs w:val="24"/>
        </w:rPr>
        <w:t>Tyto formuláře poskytují dva druhy funkčnosti. Prvním druhem tabulkového formuláře je formulář pro vytvoření prvku mapovaného z Class a Super</w:t>
      </w:r>
      <w:r w:rsidR="00170AB7">
        <w:rPr>
          <w:sz w:val="24"/>
          <w:szCs w:val="24"/>
        </w:rPr>
        <w:t xml:space="preserve"> </w:t>
      </w:r>
      <w:r>
        <w:rPr>
          <w:sz w:val="24"/>
          <w:szCs w:val="24"/>
        </w:rPr>
        <w:t xml:space="preserve">Class. Druhý je určen pro jednoduché objekty jako je například přidání Tag do Configuration. </w:t>
      </w:r>
    </w:p>
    <w:p w14:paraId="563B6B5A" w14:textId="38503ADB" w:rsidR="003B0A82" w:rsidRPr="001144A8" w:rsidRDefault="00B57904" w:rsidP="001144A8">
      <w:pPr>
        <w:spacing w:line="360" w:lineRule="auto"/>
        <w:jc w:val="both"/>
        <w:rPr>
          <w:sz w:val="24"/>
          <w:szCs w:val="24"/>
        </w:rPr>
      </w:pPr>
      <w:r>
        <w:rPr>
          <w:sz w:val="24"/>
          <w:szCs w:val="24"/>
        </w:rPr>
        <w:t>První</w:t>
      </w:r>
      <w:r w:rsidR="003B0A82" w:rsidRPr="001144A8">
        <w:rPr>
          <w:sz w:val="24"/>
          <w:szCs w:val="24"/>
        </w:rPr>
        <w:t xml:space="preserve"> typ formu</w:t>
      </w:r>
      <w:r w:rsidR="00DA545A">
        <w:rPr>
          <w:sz w:val="24"/>
          <w:szCs w:val="24"/>
        </w:rPr>
        <w:t>láře je využíván</w:t>
      </w:r>
      <w:r w:rsidR="001144A8" w:rsidRPr="001144A8">
        <w:rPr>
          <w:sz w:val="24"/>
          <w:szCs w:val="24"/>
        </w:rPr>
        <w:t xml:space="preserve"> pro mapování Class a Super</w:t>
      </w:r>
      <w:r w:rsidR="00170AB7">
        <w:rPr>
          <w:sz w:val="24"/>
          <w:szCs w:val="24"/>
        </w:rPr>
        <w:t xml:space="preserve"> </w:t>
      </w:r>
      <w:r w:rsidR="001144A8" w:rsidRPr="001144A8">
        <w:rPr>
          <w:sz w:val="24"/>
          <w:szCs w:val="24"/>
        </w:rPr>
        <w:t xml:space="preserve">Class </w:t>
      </w:r>
      <w:r w:rsidR="00B103DC">
        <w:rPr>
          <w:sz w:val="24"/>
          <w:szCs w:val="24"/>
        </w:rPr>
        <w:t xml:space="preserve">výčtových </w:t>
      </w:r>
      <w:r>
        <w:rPr>
          <w:sz w:val="24"/>
          <w:szCs w:val="24"/>
        </w:rPr>
        <w:t>typů</w:t>
      </w:r>
      <w:r w:rsidR="001144A8" w:rsidRPr="001144A8">
        <w:rPr>
          <w:sz w:val="24"/>
          <w:szCs w:val="24"/>
        </w:rPr>
        <w:t xml:space="preserve"> Work</w:t>
      </w:r>
      <w:r w:rsidR="00170AB7">
        <w:rPr>
          <w:sz w:val="24"/>
          <w:szCs w:val="24"/>
        </w:rPr>
        <w:t xml:space="preserve"> </w:t>
      </w:r>
      <w:r w:rsidR="001144A8" w:rsidRPr="001144A8">
        <w:rPr>
          <w:sz w:val="24"/>
          <w:szCs w:val="24"/>
        </w:rPr>
        <w:t>Unit a Role na jedn</w:t>
      </w:r>
      <w:r w:rsidR="001144A8">
        <w:rPr>
          <w:sz w:val="24"/>
          <w:szCs w:val="24"/>
        </w:rPr>
        <w:t xml:space="preserve">otný prvek, který lze dále vybrat v složitějších typech formulářů. Formulář obsahuje tabulku pro snadný přehled již namapovaných prvků. </w:t>
      </w:r>
      <w:r w:rsidR="001E4890">
        <w:rPr>
          <w:sz w:val="24"/>
          <w:szCs w:val="24"/>
        </w:rPr>
        <w:t xml:space="preserve">Pro identifikaci formuláře je umístěn název s typem </w:t>
      </w:r>
      <w:r w:rsidR="00170AB7">
        <w:rPr>
          <w:sz w:val="24"/>
          <w:szCs w:val="24"/>
        </w:rPr>
        <w:t>elementu</w:t>
      </w:r>
      <w:r w:rsidR="001E4890">
        <w:rPr>
          <w:sz w:val="24"/>
          <w:szCs w:val="24"/>
        </w:rPr>
        <w:t xml:space="preserve"> nad danou tabulku. </w:t>
      </w:r>
      <w:r w:rsidR="001144A8">
        <w:rPr>
          <w:sz w:val="24"/>
          <w:szCs w:val="24"/>
        </w:rPr>
        <w:t xml:space="preserve">Tabulka neumožňuje další editaci políček v ní zobrazených, ale pouze jejich odstranění klávesou </w:t>
      </w:r>
      <w:r w:rsidR="001144A8" w:rsidRPr="000D67DF">
        <w:rPr>
          <w:sz w:val="24"/>
          <w:szCs w:val="24"/>
        </w:rPr>
        <w:t>Delete.</w:t>
      </w:r>
      <w:r w:rsidR="00236A26" w:rsidRPr="000D67DF">
        <w:rPr>
          <w:sz w:val="24"/>
          <w:szCs w:val="24"/>
        </w:rPr>
        <w:t xml:space="preserve"> Po stisku </w:t>
      </w:r>
      <w:r w:rsidR="00236A26" w:rsidRPr="00170AB7">
        <w:rPr>
          <w:sz w:val="24"/>
          <w:szCs w:val="24"/>
        </w:rPr>
        <w:t>Delete</w:t>
      </w:r>
      <w:r w:rsidR="00DA545A" w:rsidRPr="000D67DF">
        <w:rPr>
          <w:sz w:val="24"/>
          <w:szCs w:val="24"/>
        </w:rPr>
        <w:t xml:space="preserve"> se </w:t>
      </w:r>
      <w:r w:rsidR="00DA545A">
        <w:rPr>
          <w:sz w:val="24"/>
          <w:szCs w:val="24"/>
        </w:rPr>
        <w:t>zobrazí okno s výzvou, zda</w:t>
      </w:r>
      <w:r w:rsidR="00236A26">
        <w:rPr>
          <w:sz w:val="24"/>
          <w:szCs w:val="24"/>
        </w:rPr>
        <w:t xml:space="preserve"> uživatel chce opravdu data z tabulky </w:t>
      </w:r>
      <w:r>
        <w:rPr>
          <w:sz w:val="24"/>
          <w:szCs w:val="24"/>
        </w:rPr>
        <w:t xml:space="preserve">smazat, </w:t>
      </w:r>
      <w:r w:rsidR="00236A26">
        <w:rPr>
          <w:sz w:val="24"/>
          <w:szCs w:val="24"/>
        </w:rPr>
        <w:t>pop</w:t>
      </w:r>
      <w:r>
        <w:rPr>
          <w:sz w:val="24"/>
          <w:szCs w:val="24"/>
        </w:rPr>
        <w:t>is</w:t>
      </w:r>
      <w:r w:rsidR="00236A26">
        <w:rPr>
          <w:sz w:val="24"/>
          <w:szCs w:val="24"/>
        </w:rPr>
        <w:t xml:space="preserve"> konkrétní</w:t>
      </w:r>
      <w:r>
        <w:rPr>
          <w:sz w:val="24"/>
          <w:szCs w:val="24"/>
        </w:rPr>
        <w:t xml:space="preserve"> podoby</w:t>
      </w:r>
      <w:r w:rsidR="00DA545A">
        <w:rPr>
          <w:sz w:val="24"/>
          <w:szCs w:val="24"/>
        </w:rPr>
        <w:t xml:space="preserve"> výzvy je popsán</w:t>
      </w:r>
      <w:r w:rsidR="00236A26">
        <w:rPr>
          <w:sz w:val="24"/>
          <w:szCs w:val="24"/>
        </w:rPr>
        <w:t xml:space="preserve"> v kapitole </w:t>
      </w:r>
      <w:r w:rsidR="005F5E49">
        <w:rPr>
          <w:sz w:val="24"/>
          <w:szCs w:val="24"/>
        </w:rPr>
        <w:t>6.5.2</w:t>
      </w:r>
      <w:r w:rsidR="00236A26">
        <w:rPr>
          <w:sz w:val="24"/>
          <w:szCs w:val="24"/>
        </w:rPr>
        <w:t>.</w:t>
      </w:r>
      <w:r w:rsidR="005F5E49">
        <w:rPr>
          <w:sz w:val="24"/>
          <w:szCs w:val="24"/>
        </w:rPr>
        <w:t xml:space="preserve"> </w:t>
      </w:r>
      <w:r w:rsidR="001144A8">
        <w:rPr>
          <w:sz w:val="24"/>
          <w:szCs w:val="24"/>
        </w:rPr>
        <w:t>Přidání mapovaných objektů do tabulky</w:t>
      </w:r>
      <w:r w:rsidR="008F7CB5">
        <w:rPr>
          <w:sz w:val="24"/>
          <w:szCs w:val="24"/>
        </w:rPr>
        <w:t>,</w:t>
      </w:r>
      <w:r w:rsidR="001144A8">
        <w:rPr>
          <w:sz w:val="24"/>
          <w:szCs w:val="24"/>
        </w:rPr>
        <w:t xml:space="preserve"> respektive přímo do projektu, </w:t>
      </w:r>
      <w:r w:rsidR="008F7CB5">
        <w:rPr>
          <w:sz w:val="24"/>
          <w:szCs w:val="24"/>
        </w:rPr>
        <w:t>je umožněno</w:t>
      </w:r>
      <w:r w:rsidR="001144A8">
        <w:rPr>
          <w:sz w:val="24"/>
          <w:szCs w:val="24"/>
        </w:rPr>
        <w:t xml:space="preserve"> pomocí </w:t>
      </w:r>
      <w:r w:rsidR="000D67DF">
        <w:rPr>
          <w:sz w:val="24"/>
          <w:szCs w:val="24"/>
        </w:rPr>
        <w:t xml:space="preserve">vstupních </w:t>
      </w:r>
      <w:r w:rsidR="001144A8">
        <w:rPr>
          <w:sz w:val="24"/>
          <w:szCs w:val="24"/>
        </w:rPr>
        <w:t xml:space="preserve">polí umístěných ve spodní části formuláře. </w:t>
      </w:r>
      <w:r w:rsidR="00126190">
        <w:rPr>
          <w:sz w:val="24"/>
          <w:szCs w:val="24"/>
        </w:rPr>
        <w:t>Vstupní pole</w:t>
      </w:r>
      <w:r w:rsidR="008F7CB5">
        <w:rPr>
          <w:sz w:val="24"/>
          <w:szCs w:val="24"/>
        </w:rPr>
        <w:t xml:space="preserve"> pro zadání jména objektu je následováno výběrovým seznamem typu </w:t>
      </w:r>
      <w:r w:rsidR="008F7CB5" w:rsidRPr="00170AB7">
        <w:rPr>
          <w:sz w:val="24"/>
          <w:szCs w:val="24"/>
        </w:rPr>
        <w:t>Class</w:t>
      </w:r>
      <w:r w:rsidR="008F7CB5" w:rsidRPr="000D67DF">
        <w:rPr>
          <w:sz w:val="24"/>
          <w:szCs w:val="24"/>
        </w:rPr>
        <w:t xml:space="preserve"> patřícího pod daný </w:t>
      </w:r>
      <w:r w:rsidR="00170AB7">
        <w:rPr>
          <w:sz w:val="24"/>
          <w:szCs w:val="24"/>
        </w:rPr>
        <w:t>element</w:t>
      </w:r>
      <w:r w:rsidR="008F7CB5" w:rsidRPr="000D67DF">
        <w:rPr>
          <w:sz w:val="24"/>
          <w:szCs w:val="24"/>
        </w:rPr>
        <w:t xml:space="preserve">. Po vybrání položky ze seznamu se automaticky zvolí hodnota v seznamu představujícím </w:t>
      </w:r>
      <w:r w:rsidR="008F7CB5" w:rsidRPr="00F93D84">
        <w:rPr>
          <w:sz w:val="24"/>
          <w:szCs w:val="24"/>
        </w:rPr>
        <w:t>Super</w:t>
      </w:r>
      <w:r w:rsidR="00F93D84">
        <w:rPr>
          <w:sz w:val="24"/>
          <w:szCs w:val="24"/>
        </w:rPr>
        <w:t xml:space="preserve"> </w:t>
      </w:r>
      <w:r w:rsidR="008F7CB5" w:rsidRPr="00F93D84">
        <w:rPr>
          <w:sz w:val="24"/>
          <w:szCs w:val="24"/>
        </w:rPr>
        <w:t xml:space="preserve">Class. </w:t>
      </w:r>
      <w:r w:rsidR="00DA545A" w:rsidRPr="00F93D84">
        <w:rPr>
          <w:sz w:val="24"/>
          <w:szCs w:val="24"/>
        </w:rPr>
        <w:t>Formuláře</w:t>
      </w:r>
      <w:r w:rsidR="008F7CB5" w:rsidRPr="00F93D84">
        <w:rPr>
          <w:sz w:val="24"/>
          <w:szCs w:val="24"/>
        </w:rPr>
        <w:t xml:space="preserve"> </w:t>
      </w:r>
      <w:r w:rsidRPr="00F93D84">
        <w:rPr>
          <w:sz w:val="24"/>
          <w:szCs w:val="24"/>
        </w:rPr>
        <w:t>existují</w:t>
      </w:r>
      <w:r w:rsidR="008F7CB5" w:rsidRPr="00F93D84">
        <w:rPr>
          <w:sz w:val="24"/>
          <w:szCs w:val="24"/>
        </w:rPr>
        <w:t xml:space="preserve"> </w:t>
      </w:r>
      <w:r w:rsidR="00F12E62" w:rsidRPr="00F93D84">
        <w:rPr>
          <w:sz w:val="24"/>
          <w:szCs w:val="24"/>
        </w:rPr>
        <w:t xml:space="preserve">pro určení </w:t>
      </w:r>
      <w:r w:rsidR="008F7CB5" w:rsidRPr="00F93D84">
        <w:rPr>
          <w:sz w:val="24"/>
          <w:szCs w:val="24"/>
        </w:rPr>
        <w:t xml:space="preserve">výčtových typů Priority, Severity, Relation, Resolution, Status a Type </w:t>
      </w:r>
      <w:r w:rsidR="00F12E62" w:rsidRPr="00F93D84">
        <w:rPr>
          <w:sz w:val="24"/>
          <w:szCs w:val="24"/>
        </w:rPr>
        <w:t>pro Work</w:t>
      </w:r>
      <w:r w:rsidR="00E42C9E">
        <w:rPr>
          <w:sz w:val="24"/>
          <w:szCs w:val="24"/>
        </w:rPr>
        <w:t xml:space="preserve"> </w:t>
      </w:r>
      <w:r w:rsidR="00F12E62" w:rsidRPr="00F93D84">
        <w:rPr>
          <w:sz w:val="24"/>
          <w:szCs w:val="24"/>
        </w:rPr>
        <w:t xml:space="preserve">Unit. A dále u </w:t>
      </w:r>
      <w:r w:rsidR="00EA2165" w:rsidRPr="00F93D84">
        <w:rPr>
          <w:sz w:val="24"/>
          <w:szCs w:val="24"/>
        </w:rPr>
        <w:t xml:space="preserve">elementu </w:t>
      </w:r>
      <w:r w:rsidR="00F12E62" w:rsidRPr="00F93D84">
        <w:rPr>
          <w:sz w:val="24"/>
          <w:szCs w:val="24"/>
        </w:rPr>
        <w:t>Role pro typ</w:t>
      </w:r>
      <w:r w:rsidR="008F7CB5" w:rsidRPr="00F93D84">
        <w:rPr>
          <w:sz w:val="24"/>
          <w:szCs w:val="24"/>
        </w:rPr>
        <w:t xml:space="preserve"> Role-Type. </w:t>
      </w:r>
      <w:r w:rsidR="00A36D90" w:rsidRPr="00F93D84">
        <w:rPr>
          <w:sz w:val="24"/>
          <w:szCs w:val="24"/>
        </w:rPr>
        <w:t>Ukázka</w:t>
      </w:r>
      <w:r w:rsidR="005F5E49" w:rsidRPr="00F93D84">
        <w:rPr>
          <w:sz w:val="24"/>
          <w:szCs w:val="24"/>
        </w:rPr>
        <w:t xml:space="preserve"> formuláře Priority na obrázku 2</w:t>
      </w:r>
      <w:r w:rsidR="00035FBC">
        <w:rPr>
          <w:sz w:val="24"/>
          <w:szCs w:val="24"/>
          <w:lang w:val="en-US"/>
        </w:rPr>
        <w:t>1</w:t>
      </w:r>
      <w:r w:rsidR="005F5E49">
        <w:rPr>
          <w:sz w:val="24"/>
          <w:szCs w:val="24"/>
        </w:rPr>
        <w:t>.</w:t>
      </w:r>
    </w:p>
    <w:p w14:paraId="563B6B5B" w14:textId="77777777" w:rsidR="003B0A82" w:rsidRDefault="003B0A82" w:rsidP="00F12E62">
      <w:pPr>
        <w:pStyle w:val="Nadpis3"/>
        <w:numPr>
          <w:ilvl w:val="2"/>
          <w:numId w:val="16"/>
        </w:numPr>
      </w:pPr>
      <w:bookmarkStart w:id="109" w:name="_Toc481097103"/>
      <w:r>
        <w:t>Dvojí zobrazení formuláře</w:t>
      </w:r>
      <w:bookmarkEnd w:id="109"/>
    </w:p>
    <w:p w14:paraId="563B6B5C" w14:textId="75C54E9E" w:rsidR="00F12E62" w:rsidRPr="00EF1D6A" w:rsidRDefault="00F93D84" w:rsidP="00F12E62">
      <w:pPr>
        <w:spacing w:line="360" w:lineRule="auto"/>
        <w:jc w:val="both"/>
        <w:rPr>
          <w:sz w:val="24"/>
          <w:szCs w:val="24"/>
        </w:rPr>
      </w:pPr>
      <w:r>
        <w:rPr>
          <w:sz w:val="24"/>
          <w:szCs w:val="24"/>
        </w:rPr>
        <w:t>Elementy</w:t>
      </w:r>
      <w:r w:rsidR="00F12E62">
        <w:rPr>
          <w:sz w:val="24"/>
          <w:szCs w:val="24"/>
        </w:rPr>
        <w:t xml:space="preserve"> </w:t>
      </w:r>
      <w:r w:rsidR="002D48CF">
        <w:rPr>
          <w:sz w:val="24"/>
          <w:szCs w:val="24"/>
        </w:rPr>
        <w:t xml:space="preserve">úzce spolu související jsou vloženy do jednoho společného formuláře. Ve formuláři proto lze nalézt dvě tabulky s přehledem již vytvořených </w:t>
      </w:r>
      <w:r>
        <w:rPr>
          <w:sz w:val="24"/>
          <w:szCs w:val="24"/>
        </w:rPr>
        <w:t>elementů</w:t>
      </w:r>
      <w:r w:rsidR="002D48CF">
        <w:rPr>
          <w:sz w:val="24"/>
          <w:szCs w:val="24"/>
        </w:rPr>
        <w:t xml:space="preserve">. </w:t>
      </w:r>
      <w:r w:rsidR="00236A26">
        <w:rPr>
          <w:sz w:val="24"/>
          <w:szCs w:val="24"/>
        </w:rPr>
        <w:t xml:space="preserve">Tabulky neumožňují další editaci políček v nich zobrazených, ale pouze jejich odstranění klávesou </w:t>
      </w:r>
      <w:r w:rsidR="00236A26" w:rsidRPr="000D67DF">
        <w:rPr>
          <w:sz w:val="24"/>
          <w:szCs w:val="24"/>
        </w:rPr>
        <w:t>Delete</w:t>
      </w:r>
      <w:r w:rsidR="00236A26">
        <w:rPr>
          <w:sz w:val="24"/>
          <w:szCs w:val="24"/>
        </w:rPr>
        <w:t>.</w:t>
      </w:r>
      <w:r w:rsidR="00236A26" w:rsidRPr="00236A26">
        <w:rPr>
          <w:sz w:val="24"/>
          <w:szCs w:val="24"/>
        </w:rPr>
        <w:t xml:space="preserve"> </w:t>
      </w:r>
      <w:r w:rsidR="00236A26">
        <w:rPr>
          <w:sz w:val="24"/>
          <w:szCs w:val="24"/>
        </w:rPr>
        <w:t xml:space="preserve">Po stisku </w:t>
      </w:r>
      <w:r w:rsidR="00236A26" w:rsidRPr="00F93D84">
        <w:rPr>
          <w:sz w:val="24"/>
          <w:szCs w:val="24"/>
        </w:rPr>
        <w:lastRenderedPageBreak/>
        <w:t>Delete</w:t>
      </w:r>
      <w:r w:rsidR="00DA545A">
        <w:rPr>
          <w:sz w:val="24"/>
          <w:szCs w:val="24"/>
        </w:rPr>
        <w:t xml:space="preserve"> se zobrazí okno s výzvou, zda</w:t>
      </w:r>
      <w:r w:rsidR="00236A26">
        <w:rPr>
          <w:sz w:val="24"/>
          <w:szCs w:val="24"/>
        </w:rPr>
        <w:t xml:space="preserve"> uživatel chce opravdu data z tabulky </w:t>
      </w:r>
      <w:r w:rsidR="00A36D90">
        <w:rPr>
          <w:sz w:val="24"/>
          <w:szCs w:val="24"/>
        </w:rPr>
        <w:t xml:space="preserve">smazat </w:t>
      </w:r>
      <w:r w:rsidR="00B103DC">
        <w:rPr>
          <w:sz w:val="24"/>
          <w:szCs w:val="24"/>
        </w:rPr>
        <w:t>(</w:t>
      </w:r>
      <w:r w:rsidR="00236A26">
        <w:rPr>
          <w:sz w:val="24"/>
          <w:szCs w:val="24"/>
        </w:rPr>
        <w:t>pop</w:t>
      </w:r>
      <w:r w:rsidR="00A36D90">
        <w:rPr>
          <w:sz w:val="24"/>
          <w:szCs w:val="24"/>
        </w:rPr>
        <w:t>is konkrétní podoby</w:t>
      </w:r>
      <w:r w:rsidR="00DA545A">
        <w:rPr>
          <w:sz w:val="24"/>
          <w:szCs w:val="24"/>
        </w:rPr>
        <w:t xml:space="preserve"> výzvy se nachází</w:t>
      </w:r>
      <w:r w:rsidR="00236A26">
        <w:rPr>
          <w:sz w:val="24"/>
          <w:szCs w:val="24"/>
        </w:rPr>
        <w:t xml:space="preserve"> v kapitole </w:t>
      </w:r>
      <w:r w:rsidR="005F5E49">
        <w:rPr>
          <w:sz w:val="24"/>
          <w:szCs w:val="24"/>
        </w:rPr>
        <w:t>6.5.2</w:t>
      </w:r>
      <w:r w:rsidR="00B103DC">
        <w:rPr>
          <w:sz w:val="24"/>
          <w:szCs w:val="24"/>
        </w:rPr>
        <w:t>)</w:t>
      </w:r>
      <w:r w:rsidR="00236A26">
        <w:rPr>
          <w:sz w:val="24"/>
          <w:szCs w:val="24"/>
        </w:rPr>
        <w:t>. K</w:t>
      </w:r>
      <w:r w:rsidR="00F47800">
        <w:rPr>
          <w:sz w:val="24"/>
          <w:szCs w:val="24"/>
        </w:rPr>
        <w:t>e každé tabulce existují vstupní pole</w:t>
      </w:r>
      <w:r w:rsidR="00236A26">
        <w:rPr>
          <w:sz w:val="24"/>
          <w:szCs w:val="24"/>
        </w:rPr>
        <w:t xml:space="preserve"> pro vytvoření </w:t>
      </w:r>
      <w:r w:rsidR="00E35356">
        <w:rPr>
          <w:sz w:val="24"/>
          <w:szCs w:val="24"/>
        </w:rPr>
        <w:t xml:space="preserve">dat do </w:t>
      </w:r>
      <w:r w:rsidR="00236A26">
        <w:rPr>
          <w:sz w:val="24"/>
          <w:szCs w:val="24"/>
        </w:rPr>
        <w:t>nových segmentů.</w:t>
      </w:r>
      <w:r w:rsidR="00E35356">
        <w:rPr>
          <w:sz w:val="24"/>
          <w:szCs w:val="24"/>
        </w:rPr>
        <w:t xml:space="preserve"> Data se přidají tlačítkem </w:t>
      </w:r>
      <w:r w:rsidR="00E35356" w:rsidRPr="000D67DF">
        <w:rPr>
          <w:i/>
          <w:sz w:val="24"/>
          <w:szCs w:val="24"/>
        </w:rPr>
        <w:t>Add</w:t>
      </w:r>
      <w:r w:rsidR="00B103DC">
        <w:rPr>
          <w:b/>
          <w:i/>
          <w:sz w:val="24"/>
          <w:szCs w:val="24"/>
        </w:rPr>
        <w:t>.</w:t>
      </w:r>
      <w:r w:rsidR="00236A26">
        <w:rPr>
          <w:sz w:val="24"/>
          <w:szCs w:val="24"/>
        </w:rPr>
        <w:t xml:space="preserve"> </w:t>
      </w:r>
      <w:r w:rsidR="00F47800">
        <w:rPr>
          <w:sz w:val="24"/>
          <w:szCs w:val="24"/>
        </w:rPr>
        <w:t>Vstupní</w:t>
      </w:r>
      <w:r w:rsidR="00236A26">
        <w:rPr>
          <w:sz w:val="24"/>
          <w:szCs w:val="24"/>
        </w:rPr>
        <w:t xml:space="preserve"> pole a tabulka jednoho </w:t>
      </w:r>
      <w:r>
        <w:rPr>
          <w:sz w:val="24"/>
          <w:szCs w:val="24"/>
        </w:rPr>
        <w:t>elementu</w:t>
      </w:r>
      <w:r w:rsidR="00236A26">
        <w:rPr>
          <w:sz w:val="24"/>
          <w:szCs w:val="24"/>
        </w:rPr>
        <w:t xml:space="preserve"> j</w:t>
      </w:r>
      <w:r w:rsidR="00B103DC">
        <w:rPr>
          <w:sz w:val="24"/>
          <w:szCs w:val="24"/>
        </w:rPr>
        <w:t>sou</w:t>
      </w:r>
      <w:r w:rsidR="00236A26">
        <w:rPr>
          <w:sz w:val="24"/>
          <w:szCs w:val="24"/>
        </w:rPr>
        <w:t xml:space="preserve"> od druhého </w:t>
      </w:r>
      <w:r>
        <w:rPr>
          <w:sz w:val="24"/>
          <w:szCs w:val="24"/>
        </w:rPr>
        <w:t>elementu</w:t>
      </w:r>
      <w:r w:rsidR="00236A26">
        <w:rPr>
          <w:sz w:val="24"/>
          <w:szCs w:val="24"/>
        </w:rPr>
        <w:t xml:space="preserve"> oddělen</w:t>
      </w:r>
      <w:r w:rsidR="00B103DC">
        <w:rPr>
          <w:sz w:val="24"/>
          <w:szCs w:val="24"/>
        </w:rPr>
        <w:t>y</w:t>
      </w:r>
      <w:r w:rsidR="00236A26">
        <w:rPr>
          <w:sz w:val="24"/>
          <w:szCs w:val="24"/>
        </w:rPr>
        <w:t xml:space="preserve"> oddělovačem pro snazší orientaci </w:t>
      </w:r>
      <w:r w:rsidR="001E4890">
        <w:rPr>
          <w:sz w:val="24"/>
          <w:szCs w:val="24"/>
        </w:rPr>
        <w:t>jsou také na</w:t>
      </w:r>
      <w:r w:rsidR="00A36D90">
        <w:rPr>
          <w:sz w:val="24"/>
          <w:szCs w:val="24"/>
        </w:rPr>
        <w:t>d</w:t>
      </w:r>
      <w:r>
        <w:rPr>
          <w:sz w:val="24"/>
          <w:szCs w:val="24"/>
        </w:rPr>
        <w:t xml:space="preserve"> tabulkami umístěny názvy elementů</w:t>
      </w:r>
      <w:r w:rsidR="001E4890">
        <w:rPr>
          <w:sz w:val="24"/>
          <w:szCs w:val="24"/>
        </w:rPr>
        <w:t xml:space="preserve">. </w:t>
      </w:r>
      <w:r w:rsidR="00E35356">
        <w:rPr>
          <w:sz w:val="24"/>
          <w:szCs w:val="24"/>
        </w:rPr>
        <w:t xml:space="preserve">Tlačítko </w:t>
      </w:r>
      <w:r w:rsidR="00E35356" w:rsidRPr="000D67DF">
        <w:rPr>
          <w:i/>
          <w:sz w:val="24"/>
          <w:szCs w:val="24"/>
        </w:rPr>
        <w:t>OK</w:t>
      </w:r>
      <w:r w:rsidR="00E35356">
        <w:rPr>
          <w:b/>
          <w:i/>
          <w:sz w:val="24"/>
          <w:szCs w:val="24"/>
        </w:rPr>
        <w:t xml:space="preserve"> </w:t>
      </w:r>
      <w:r w:rsidR="00E35356">
        <w:rPr>
          <w:sz w:val="24"/>
          <w:szCs w:val="24"/>
        </w:rPr>
        <w:t xml:space="preserve">vyskytující se v pravé spodní části obrazovky slouží k zavření formuláře. </w:t>
      </w:r>
      <w:r w:rsidR="00A36D90">
        <w:rPr>
          <w:sz w:val="24"/>
          <w:szCs w:val="24"/>
        </w:rPr>
        <w:t xml:space="preserve">Příklad daného typu formuláře se nachází na obrázku </w:t>
      </w:r>
      <w:r w:rsidR="005F5E49">
        <w:rPr>
          <w:sz w:val="24"/>
          <w:szCs w:val="24"/>
        </w:rPr>
        <w:t>2</w:t>
      </w:r>
      <w:r w:rsidR="00035FBC">
        <w:rPr>
          <w:sz w:val="24"/>
          <w:szCs w:val="24"/>
        </w:rPr>
        <w:t>0</w:t>
      </w:r>
      <w:r w:rsidR="00A36D90">
        <w:rPr>
          <w:sz w:val="24"/>
          <w:szCs w:val="24"/>
        </w:rPr>
        <w:t>.</w:t>
      </w:r>
    </w:p>
    <w:p w14:paraId="563B6B5D" w14:textId="77777777" w:rsidR="0018050D" w:rsidRDefault="0018050D" w:rsidP="00E35356">
      <w:pPr>
        <w:pStyle w:val="Nadpis3"/>
        <w:numPr>
          <w:ilvl w:val="2"/>
          <w:numId w:val="16"/>
        </w:numPr>
      </w:pPr>
      <w:bookmarkStart w:id="110" w:name="_Toc481097104"/>
      <w:r>
        <w:t>Složitější formuláře</w:t>
      </w:r>
      <w:bookmarkEnd w:id="110"/>
    </w:p>
    <w:p w14:paraId="563B6B5E" w14:textId="77777777" w:rsidR="00B825DC" w:rsidRPr="00B825DC" w:rsidRDefault="00B825DC" w:rsidP="00B825DC">
      <w:pPr>
        <w:spacing w:line="360" w:lineRule="auto"/>
        <w:jc w:val="both"/>
        <w:rPr>
          <w:sz w:val="24"/>
          <w:szCs w:val="24"/>
        </w:rPr>
      </w:pPr>
      <w:r>
        <w:rPr>
          <w:sz w:val="24"/>
          <w:szCs w:val="24"/>
        </w:rPr>
        <w:t>6.3.3.1</w:t>
      </w:r>
      <w:r>
        <w:rPr>
          <w:sz w:val="24"/>
          <w:szCs w:val="24"/>
        </w:rPr>
        <w:tab/>
      </w:r>
      <w:r w:rsidRPr="00B825DC">
        <w:rPr>
          <w:sz w:val="24"/>
          <w:szCs w:val="24"/>
        </w:rPr>
        <w:t>Formuláře kořenových adresářů</w:t>
      </w:r>
    </w:p>
    <w:p w14:paraId="563B6B5F" w14:textId="7E87199C" w:rsidR="00E35356" w:rsidRDefault="00E35356" w:rsidP="00E35356">
      <w:pPr>
        <w:spacing w:line="360" w:lineRule="auto"/>
        <w:jc w:val="both"/>
        <w:rPr>
          <w:sz w:val="24"/>
          <w:szCs w:val="24"/>
        </w:rPr>
      </w:pPr>
      <w:r w:rsidRPr="00E35356">
        <w:rPr>
          <w:sz w:val="24"/>
          <w:szCs w:val="24"/>
        </w:rPr>
        <w:t xml:space="preserve">Pro objekty patřící do skupiny kořenových </w:t>
      </w:r>
      <w:r>
        <w:rPr>
          <w:sz w:val="24"/>
          <w:szCs w:val="24"/>
        </w:rPr>
        <w:t>segmentů projektu</w:t>
      </w:r>
      <w:r w:rsidRPr="00E35356">
        <w:rPr>
          <w:sz w:val="24"/>
          <w:szCs w:val="24"/>
        </w:rPr>
        <w:t xml:space="preserve"> slouží formuláře se složitějším uspořádáním obsahu. </w:t>
      </w:r>
      <w:r>
        <w:rPr>
          <w:sz w:val="24"/>
          <w:szCs w:val="24"/>
        </w:rPr>
        <w:t xml:space="preserve">Do této oblasti patří segmenty </w:t>
      </w:r>
      <w:r w:rsidRPr="00F93D84">
        <w:rPr>
          <w:sz w:val="24"/>
          <w:szCs w:val="24"/>
        </w:rPr>
        <w:t>Phase, Activity, Iteration</w:t>
      </w:r>
      <w:r w:rsidR="00F93D84">
        <w:rPr>
          <w:sz w:val="24"/>
          <w:szCs w:val="24"/>
        </w:rPr>
        <w:t>, element</w:t>
      </w:r>
      <w:r w:rsidRPr="00F93D84">
        <w:rPr>
          <w:sz w:val="24"/>
          <w:szCs w:val="24"/>
        </w:rPr>
        <w:t xml:space="preserve"> Configuration a do nich přidávané </w:t>
      </w:r>
      <w:r w:rsidR="00F93D84">
        <w:rPr>
          <w:sz w:val="24"/>
          <w:szCs w:val="24"/>
        </w:rPr>
        <w:t xml:space="preserve">elementy </w:t>
      </w:r>
      <w:r w:rsidRPr="00F93D84">
        <w:rPr>
          <w:sz w:val="24"/>
          <w:szCs w:val="24"/>
        </w:rPr>
        <w:t>Work</w:t>
      </w:r>
      <w:r w:rsidR="00F93D84">
        <w:rPr>
          <w:sz w:val="24"/>
          <w:szCs w:val="24"/>
        </w:rPr>
        <w:t xml:space="preserve"> </w:t>
      </w:r>
      <w:r w:rsidRPr="00F93D84">
        <w:rPr>
          <w:sz w:val="24"/>
          <w:szCs w:val="24"/>
        </w:rPr>
        <w:t xml:space="preserve">Unit, Change, Artifact. </w:t>
      </w:r>
    </w:p>
    <w:p w14:paraId="563B6B60" w14:textId="625EF222" w:rsidR="00E21484" w:rsidRPr="00F93D84" w:rsidRDefault="00E35356" w:rsidP="00E35356">
      <w:pPr>
        <w:spacing w:line="360" w:lineRule="auto"/>
        <w:jc w:val="both"/>
        <w:rPr>
          <w:sz w:val="24"/>
          <w:szCs w:val="24"/>
        </w:rPr>
      </w:pPr>
      <w:r>
        <w:rPr>
          <w:sz w:val="24"/>
          <w:szCs w:val="24"/>
        </w:rPr>
        <w:t xml:space="preserve">Formulář kořenového </w:t>
      </w:r>
      <w:r w:rsidR="00F93D84">
        <w:rPr>
          <w:sz w:val="24"/>
          <w:szCs w:val="24"/>
        </w:rPr>
        <w:t>typu</w:t>
      </w:r>
      <w:r>
        <w:rPr>
          <w:sz w:val="24"/>
          <w:szCs w:val="24"/>
        </w:rPr>
        <w:t xml:space="preserve"> </w:t>
      </w:r>
      <w:r w:rsidR="00E21484">
        <w:rPr>
          <w:sz w:val="24"/>
          <w:szCs w:val="24"/>
        </w:rPr>
        <w:t>obsahuje dvě části</w:t>
      </w:r>
      <w:r w:rsidR="00EF1D6A">
        <w:rPr>
          <w:sz w:val="24"/>
          <w:szCs w:val="24"/>
        </w:rPr>
        <w:t>,</w:t>
      </w:r>
      <w:r w:rsidR="00E21484">
        <w:rPr>
          <w:sz w:val="24"/>
          <w:szCs w:val="24"/>
        </w:rPr>
        <w:t xml:space="preserve"> v</w:t>
      </w:r>
      <w:r w:rsidR="00FB125D">
        <w:rPr>
          <w:sz w:val="24"/>
          <w:szCs w:val="24"/>
        </w:rPr>
        <w:t> levé části se vyskytují vstupní pole</w:t>
      </w:r>
      <w:r w:rsidR="00E21484">
        <w:rPr>
          <w:sz w:val="24"/>
          <w:szCs w:val="24"/>
        </w:rPr>
        <w:t xml:space="preserve"> pro zadání informací o daném segmentu</w:t>
      </w:r>
      <w:r w:rsidR="00F93D84">
        <w:rPr>
          <w:sz w:val="24"/>
          <w:szCs w:val="24"/>
        </w:rPr>
        <w:t xml:space="preserve"> nebo elementu</w:t>
      </w:r>
      <w:r w:rsidR="00E21484">
        <w:rPr>
          <w:sz w:val="24"/>
          <w:szCs w:val="24"/>
        </w:rPr>
        <w:t xml:space="preserve"> jako například </w:t>
      </w:r>
      <w:r w:rsidR="00E21484" w:rsidRPr="00F93D84">
        <w:rPr>
          <w:sz w:val="24"/>
          <w:szCs w:val="24"/>
        </w:rPr>
        <w:t>name</w:t>
      </w:r>
      <w:r w:rsidR="00D04C73" w:rsidRPr="00F93D84">
        <w:rPr>
          <w:sz w:val="24"/>
          <w:szCs w:val="24"/>
        </w:rPr>
        <w:t>,</w:t>
      </w:r>
      <w:r w:rsidR="00E21484" w:rsidRPr="00F93D84">
        <w:rPr>
          <w:sz w:val="24"/>
          <w:szCs w:val="24"/>
        </w:rPr>
        <w:t xml:space="preserve"> description</w:t>
      </w:r>
      <w:r w:rsidR="00EF1D6A" w:rsidRPr="00F93D84">
        <w:rPr>
          <w:sz w:val="24"/>
          <w:szCs w:val="24"/>
        </w:rPr>
        <w:t>,</w:t>
      </w:r>
      <w:r w:rsidR="00E21484" w:rsidRPr="00F93D84">
        <w:rPr>
          <w:sz w:val="24"/>
          <w:szCs w:val="24"/>
        </w:rPr>
        <w:t xml:space="preserve"> popřípadě</w:t>
      </w:r>
      <w:r w:rsidR="00D04C73" w:rsidRPr="00F93D84">
        <w:rPr>
          <w:sz w:val="24"/>
          <w:szCs w:val="24"/>
        </w:rPr>
        <w:t xml:space="preserve"> </w:t>
      </w:r>
      <w:r w:rsidR="00EF1D6A" w:rsidRPr="00F93D84">
        <w:rPr>
          <w:sz w:val="24"/>
          <w:szCs w:val="24"/>
        </w:rPr>
        <w:t>určité</w:t>
      </w:r>
      <w:r w:rsidR="00E21484" w:rsidRPr="00F93D84">
        <w:rPr>
          <w:sz w:val="24"/>
          <w:szCs w:val="24"/>
        </w:rPr>
        <w:t xml:space="preserve"> datum</w:t>
      </w:r>
      <w:r w:rsidR="00EF1D6A" w:rsidRPr="00F93D84">
        <w:rPr>
          <w:sz w:val="24"/>
          <w:szCs w:val="24"/>
        </w:rPr>
        <w:t xml:space="preserve"> z </w:t>
      </w:r>
      <w:r w:rsidR="00D04C73" w:rsidRPr="00F93D84">
        <w:rPr>
          <w:sz w:val="24"/>
          <w:szCs w:val="24"/>
        </w:rPr>
        <w:t>kalendáře</w:t>
      </w:r>
      <w:r w:rsidR="00E21484" w:rsidRPr="00F93D84">
        <w:rPr>
          <w:sz w:val="24"/>
          <w:szCs w:val="24"/>
        </w:rPr>
        <w:t xml:space="preserve">. Dále pak výběrové seznamy předem vytvořených segmentů popsaných v kapitole 6.3.1 a 6.3.2. </w:t>
      </w:r>
    </w:p>
    <w:p w14:paraId="563B6B61" w14:textId="77777777" w:rsidR="00E21484" w:rsidRDefault="00E21484" w:rsidP="00E35356">
      <w:pPr>
        <w:spacing w:line="360" w:lineRule="auto"/>
        <w:jc w:val="both"/>
        <w:rPr>
          <w:sz w:val="24"/>
          <w:szCs w:val="24"/>
        </w:rPr>
      </w:pPr>
      <w:r>
        <w:rPr>
          <w:sz w:val="24"/>
          <w:szCs w:val="24"/>
        </w:rPr>
        <w:t>V pravé části se nachází vnitřní plátno formuláře, na které lze přidávat další množinu komponent umístěnou nad samotným plátnem. Tyto komponenty mají stejné vlastnosti jako komponenty přidávané na plátno v hlavní ob</w:t>
      </w:r>
      <w:r w:rsidR="00D04C73">
        <w:rPr>
          <w:sz w:val="24"/>
          <w:szCs w:val="24"/>
        </w:rPr>
        <w:t>razovce popsané v kapitole 6.2.2</w:t>
      </w:r>
      <w:r>
        <w:rPr>
          <w:sz w:val="24"/>
          <w:szCs w:val="24"/>
        </w:rPr>
        <w:t xml:space="preserve">. </w:t>
      </w:r>
      <w:r w:rsidR="00D04C73">
        <w:rPr>
          <w:sz w:val="24"/>
          <w:szCs w:val="24"/>
        </w:rPr>
        <w:t xml:space="preserve">Příklad formuláře viz Obr. </w:t>
      </w:r>
      <w:r w:rsidR="005F5E49">
        <w:rPr>
          <w:sz w:val="24"/>
          <w:szCs w:val="24"/>
        </w:rPr>
        <w:t>2</w:t>
      </w:r>
      <w:r w:rsidR="00035FBC">
        <w:rPr>
          <w:sz w:val="24"/>
          <w:szCs w:val="24"/>
        </w:rPr>
        <w:t>3</w:t>
      </w:r>
      <w:r w:rsidR="00D04C73">
        <w:rPr>
          <w:sz w:val="24"/>
          <w:szCs w:val="24"/>
        </w:rPr>
        <w:t xml:space="preserve">. </w:t>
      </w:r>
    </w:p>
    <w:p w14:paraId="563B6B62" w14:textId="77777777" w:rsidR="00B825DC" w:rsidRDefault="00B825DC" w:rsidP="00E35356">
      <w:pPr>
        <w:spacing w:line="360" w:lineRule="auto"/>
        <w:jc w:val="both"/>
        <w:rPr>
          <w:sz w:val="24"/>
          <w:szCs w:val="24"/>
        </w:rPr>
      </w:pPr>
      <w:r>
        <w:rPr>
          <w:sz w:val="24"/>
          <w:szCs w:val="24"/>
        </w:rPr>
        <w:t>6.3.3.2</w:t>
      </w:r>
      <w:r>
        <w:rPr>
          <w:sz w:val="24"/>
          <w:szCs w:val="24"/>
        </w:rPr>
        <w:tab/>
      </w:r>
      <w:r w:rsidR="00D04C73">
        <w:rPr>
          <w:sz w:val="24"/>
          <w:szCs w:val="24"/>
        </w:rPr>
        <w:t>Pomocné f</w:t>
      </w:r>
      <w:r w:rsidRPr="00B825DC">
        <w:rPr>
          <w:sz w:val="24"/>
          <w:szCs w:val="24"/>
        </w:rPr>
        <w:t>ormuláře kořenových adresářů</w:t>
      </w:r>
    </w:p>
    <w:p w14:paraId="563B6B63" w14:textId="173DBAEB" w:rsidR="00E35356" w:rsidRDefault="00E21484" w:rsidP="00E35356">
      <w:pPr>
        <w:spacing w:line="360" w:lineRule="auto"/>
        <w:jc w:val="both"/>
        <w:rPr>
          <w:sz w:val="24"/>
          <w:szCs w:val="24"/>
        </w:rPr>
      </w:pPr>
      <w:r>
        <w:rPr>
          <w:sz w:val="24"/>
          <w:szCs w:val="24"/>
        </w:rPr>
        <w:t>Komponenty představující Work</w:t>
      </w:r>
      <w:r w:rsidR="00F93D84">
        <w:rPr>
          <w:sz w:val="24"/>
          <w:szCs w:val="24"/>
        </w:rPr>
        <w:t xml:space="preserve"> </w:t>
      </w:r>
      <w:r>
        <w:rPr>
          <w:sz w:val="24"/>
          <w:szCs w:val="24"/>
        </w:rPr>
        <w:t>Unit, Change</w:t>
      </w:r>
      <w:r w:rsidR="00B103DC">
        <w:rPr>
          <w:sz w:val="24"/>
          <w:szCs w:val="24"/>
        </w:rPr>
        <w:t xml:space="preserve"> a </w:t>
      </w:r>
      <w:r>
        <w:rPr>
          <w:sz w:val="24"/>
          <w:szCs w:val="24"/>
        </w:rPr>
        <w:t xml:space="preserve">Artifact </w:t>
      </w:r>
      <w:r w:rsidR="00B825DC">
        <w:rPr>
          <w:sz w:val="24"/>
          <w:szCs w:val="24"/>
        </w:rPr>
        <w:t>jsou vyplňovány přes klasický formulář s </w:t>
      </w:r>
      <w:r w:rsidR="00B103DC">
        <w:rPr>
          <w:sz w:val="24"/>
          <w:szCs w:val="24"/>
        </w:rPr>
        <w:t>vstupními poli</w:t>
      </w:r>
      <w:r w:rsidR="00B825DC">
        <w:rPr>
          <w:sz w:val="24"/>
          <w:szCs w:val="24"/>
        </w:rPr>
        <w:t xml:space="preserve"> a potvrzovacím tlačítkem </w:t>
      </w:r>
      <w:r w:rsidR="00B825DC" w:rsidRPr="00F93D84">
        <w:rPr>
          <w:i/>
          <w:sz w:val="24"/>
          <w:szCs w:val="24"/>
        </w:rPr>
        <w:t>OK</w:t>
      </w:r>
      <w:r w:rsidR="00B825DC">
        <w:rPr>
          <w:sz w:val="24"/>
          <w:szCs w:val="24"/>
        </w:rPr>
        <w:t xml:space="preserve"> pro uložení dat a zavření formuláře. </w:t>
      </w:r>
      <w:r w:rsidR="00D04C73">
        <w:rPr>
          <w:sz w:val="24"/>
          <w:szCs w:val="24"/>
        </w:rPr>
        <w:t xml:space="preserve">Viz Obr. </w:t>
      </w:r>
      <w:r w:rsidR="005F5E49">
        <w:rPr>
          <w:sz w:val="24"/>
          <w:szCs w:val="24"/>
        </w:rPr>
        <w:t>2</w:t>
      </w:r>
      <w:r w:rsidR="00035FBC">
        <w:rPr>
          <w:sz w:val="24"/>
          <w:szCs w:val="24"/>
        </w:rPr>
        <w:t>2</w:t>
      </w:r>
      <w:r w:rsidR="00D04C73">
        <w:rPr>
          <w:sz w:val="24"/>
          <w:szCs w:val="24"/>
        </w:rPr>
        <w:t xml:space="preserve">. </w:t>
      </w:r>
    </w:p>
    <w:p w14:paraId="563B6B64" w14:textId="77777777" w:rsidR="00B825DC" w:rsidRDefault="00B825DC" w:rsidP="00B825DC">
      <w:pPr>
        <w:spacing w:line="360" w:lineRule="auto"/>
        <w:jc w:val="both"/>
        <w:rPr>
          <w:sz w:val="24"/>
          <w:szCs w:val="24"/>
        </w:rPr>
      </w:pPr>
      <w:r>
        <w:rPr>
          <w:sz w:val="24"/>
          <w:szCs w:val="24"/>
        </w:rPr>
        <w:t>6.3.3.3</w:t>
      </w:r>
      <w:r>
        <w:rPr>
          <w:sz w:val="24"/>
          <w:szCs w:val="24"/>
        </w:rPr>
        <w:tab/>
      </w:r>
      <w:r w:rsidRPr="00B825DC">
        <w:rPr>
          <w:sz w:val="24"/>
          <w:szCs w:val="24"/>
        </w:rPr>
        <w:t>Formulář</w:t>
      </w:r>
      <w:r>
        <w:rPr>
          <w:sz w:val="24"/>
          <w:szCs w:val="24"/>
        </w:rPr>
        <w:t xml:space="preserve"> segmentu Configuration</w:t>
      </w:r>
    </w:p>
    <w:p w14:paraId="563B6B65" w14:textId="2030E555" w:rsidR="00B825DC" w:rsidRPr="00E35356" w:rsidRDefault="00B825DC" w:rsidP="00E35356">
      <w:pPr>
        <w:spacing w:line="360" w:lineRule="auto"/>
        <w:jc w:val="both"/>
        <w:rPr>
          <w:sz w:val="24"/>
          <w:szCs w:val="24"/>
        </w:rPr>
      </w:pPr>
      <w:r>
        <w:rPr>
          <w:sz w:val="24"/>
          <w:szCs w:val="24"/>
        </w:rPr>
        <w:t xml:space="preserve">Tento formulář představuje nejsložitější složení obsahu. Jsou zde využívány formuláře zmíněné v předešlých kapitolách o formulářích. V levé části se vyskytuje formulář kořenového typu pro vytvoření </w:t>
      </w:r>
      <w:r w:rsidRPr="00F93D84">
        <w:rPr>
          <w:sz w:val="24"/>
          <w:szCs w:val="24"/>
        </w:rPr>
        <w:t>Configuration</w:t>
      </w:r>
      <w:r>
        <w:rPr>
          <w:b/>
          <w:i/>
          <w:sz w:val="24"/>
          <w:szCs w:val="24"/>
        </w:rPr>
        <w:t xml:space="preserve">. </w:t>
      </w:r>
      <w:r>
        <w:rPr>
          <w:sz w:val="24"/>
          <w:szCs w:val="24"/>
        </w:rPr>
        <w:t>Zde je ze začátku klasické složení kořenového formuláře, ke které</w:t>
      </w:r>
      <w:r w:rsidR="00F25D01">
        <w:rPr>
          <w:sz w:val="24"/>
          <w:szCs w:val="24"/>
        </w:rPr>
        <w:t>mu</w:t>
      </w:r>
      <w:r>
        <w:rPr>
          <w:sz w:val="24"/>
          <w:szCs w:val="24"/>
        </w:rPr>
        <w:t xml:space="preserve"> je přidáno tlačítko pro vytvoření </w:t>
      </w:r>
      <w:r w:rsidRPr="00F93D84">
        <w:rPr>
          <w:sz w:val="24"/>
          <w:szCs w:val="24"/>
        </w:rPr>
        <w:t>Tag uvnitř Configuration</w:t>
      </w:r>
      <w:r>
        <w:rPr>
          <w:sz w:val="24"/>
          <w:szCs w:val="24"/>
        </w:rPr>
        <w:t xml:space="preserve">. </w:t>
      </w:r>
      <w:r w:rsidR="00661800">
        <w:rPr>
          <w:sz w:val="24"/>
          <w:szCs w:val="24"/>
        </w:rPr>
        <w:t xml:space="preserve">Uprostřed lze využít plátno pro přidání segmentů </w:t>
      </w:r>
      <w:r w:rsidR="00661800" w:rsidRPr="000D67DF">
        <w:rPr>
          <w:i/>
          <w:sz w:val="24"/>
          <w:szCs w:val="24"/>
        </w:rPr>
        <w:t>Change</w:t>
      </w:r>
      <w:r w:rsidR="00661800">
        <w:rPr>
          <w:sz w:val="24"/>
          <w:szCs w:val="24"/>
        </w:rPr>
        <w:t xml:space="preserve"> a </w:t>
      </w:r>
      <w:r w:rsidR="00661800" w:rsidRPr="000D67DF">
        <w:rPr>
          <w:i/>
          <w:sz w:val="24"/>
          <w:szCs w:val="24"/>
        </w:rPr>
        <w:t>Artifact</w:t>
      </w:r>
      <w:r w:rsidR="00661800">
        <w:rPr>
          <w:b/>
          <w:i/>
          <w:sz w:val="24"/>
          <w:szCs w:val="24"/>
        </w:rPr>
        <w:t xml:space="preserve"> </w:t>
      </w:r>
      <w:r w:rsidR="00661800">
        <w:rPr>
          <w:sz w:val="24"/>
          <w:szCs w:val="24"/>
        </w:rPr>
        <w:t xml:space="preserve">umístěné nad samotným plátnem. Tyto komponenty </w:t>
      </w:r>
      <w:r w:rsidR="00661800">
        <w:rPr>
          <w:sz w:val="24"/>
          <w:szCs w:val="24"/>
        </w:rPr>
        <w:lastRenderedPageBreak/>
        <w:t xml:space="preserve">mají stejné vlastnosti jako komponenty přidávané na plátno v hlavní obrazovce popsané v kapitole </w:t>
      </w:r>
      <w:r w:rsidR="00661800" w:rsidRPr="000D67DF">
        <w:rPr>
          <w:sz w:val="24"/>
          <w:szCs w:val="24"/>
        </w:rPr>
        <w:t>6.2.</w:t>
      </w:r>
      <w:r w:rsidR="00D04C73" w:rsidRPr="000D67DF">
        <w:rPr>
          <w:sz w:val="24"/>
          <w:szCs w:val="24"/>
        </w:rPr>
        <w:t>2</w:t>
      </w:r>
      <w:r w:rsidR="00661800">
        <w:rPr>
          <w:sz w:val="24"/>
          <w:szCs w:val="24"/>
        </w:rPr>
        <w:t xml:space="preserve">. Vedle již zmíněných segmentů se vyskytuje tlačítko pro vytvoření spojení mezi objekty více popsané v kapitole </w:t>
      </w:r>
      <w:r w:rsidR="00661800" w:rsidRPr="000D67DF">
        <w:rPr>
          <w:sz w:val="24"/>
          <w:szCs w:val="24"/>
        </w:rPr>
        <w:t>6.4</w:t>
      </w:r>
      <w:r w:rsidR="00661800">
        <w:rPr>
          <w:sz w:val="24"/>
          <w:szCs w:val="24"/>
        </w:rPr>
        <w:t xml:space="preserve">. </w:t>
      </w:r>
      <w:r>
        <w:rPr>
          <w:sz w:val="24"/>
          <w:szCs w:val="24"/>
        </w:rPr>
        <w:t xml:space="preserve">Tlačítkem </w:t>
      </w:r>
      <w:r w:rsidRPr="000D67DF">
        <w:rPr>
          <w:i/>
          <w:sz w:val="24"/>
          <w:szCs w:val="24"/>
        </w:rPr>
        <w:t>Add</w:t>
      </w:r>
      <w:r>
        <w:rPr>
          <w:sz w:val="24"/>
          <w:szCs w:val="24"/>
        </w:rPr>
        <w:t xml:space="preserve"> je přidána </w:t>
      </w:r>
      <w:r w:rsidRPr="000D67DF">
        <w:rPr>
          <w:sz w:val="24"/>
          <w:szCs w:val="24"/>
        </w:rPr>
        <w:t>Configuration</w:t>
      </w:r>
      <w:r>
        <w:rPr>
          <w:sz w:val="24"/>
          <w:szCs w:val="24"/>
        </w:rPr>
        <w:t xml:space="preserve"> do přehledové tabulky v pravé části. Již uložený formulář je nahrazen opět prázdný</w:t>
      </w:r>
      <w:r w:rsidR="00410F10">
        <w:rPr>
          <w:sz w:val="24"/>
          <w:szCs w:val="24"/>
        </w:rPr>
        <w:t>m</w:t>
      </w:r>
      <w:r>
        <w:rPr>
          <w:sz w:val="24"/>
          <w:szCs w:val="24"/>
        </w:rPr>
        <w:t xml:space="preserve"> pro vytvoření nové </w:t>
      </w:r>
      <w:r w:rsidRPr="000D67DF">
        <w:rPr>
          <w:sz w:val="24"/>
          <w:szCs w:val="24"/>
        </w:rPr>
        <w:t>Configuration</w:t>
      </w:r>
      <w:r>
        <w:rPr>
          <w:sz w:val="24"/>
          <w:szCs w:val="24"/>
        </w:rPr>
        <w:t xml:space="preserve">. </w:t>
      </w:r>
      <w:r w:rsidR="00053CC2">
        <w:rPr>
          <w:sz w:val="24"/>
          <w:szCs w:val="24"/>
        </w:rPr>
        <w:t>T</w:t>
      </w:r>
      <w:r>
        <w:rPr>
          <w:sz w:val="24"/>
          <w:szCs w:val="24"/>
        </w:rPr>
        <w:t xml:space="preserve">abulka </w:t>
      </w:r>
      <w:r w:rsidR="00D04C73">
        <w:rPr>
          <w:sz w:val="24"/>
          <w:szCs w:val="24"/>
        </w:rPr>
        <w:t>v pravé</w:t>
      </w:r>
      <w:r w:rsidR="00053CC2">
        <w:rPr>
          <w:sz w:val="24"/>
          <w:szCs w:val="24"/>
        </w:rPr>
        <w:t xml:space="preserve"> části </w:t>
      </w:r>
      <w:r>
        <w:rPr>
          <w:sz w:val="24"/>
          <w:szCs w:val="24"/>
        </w:rPr>
        <w:t xml:space="preserve">má standartní funkčnost </w:t>
      </w:r>
      <w:r w:rsidR="00126190">
        <w:rPr>
          <w:sz w:val="24"/>
          <w:szCs w:val="24"/>
        </w:rPr>
        <w:t xml:space="preserve">tabulky </w:t>
      </w:r>
      <w:r w:rsidR="000D67DF">
        <w:rPr>
          <w:sz w:val="24"/>
          <w:szCs w:val="24"/>
        </w:rPr>
        <w:t>popsané</w:t>
      </w:r>
      <w:r w:rsidR="00126190">
        <w:rPr>
          <w:sz w:val="24"/>
          <w:szCs w:val="24"/>
        </w:rPr>
        <w:t xml:space="preserve"> v kapitole 6.3.1. R</w:t>
      </w:r>
      <w:r>
        <w:rPr>
          <w:sz w:val="24"/>
          <w:szCs w:val="24"/>
        </w:rPr>
        <w:t>ozdíl</w:t>
      </w:r>
      <w:r w:rsidR="00126190">
        <w:rPr>
          <w:sz w:val="24"/>
          <w:szCs w:val="24"/>
        </w:rPr>
        <w:t xml:space="preserve"> je pouze v možnosti znovu </w:t>
      </w:r>
      <w:r w:rsidR="00F47800">
        <w:rPr>
          <w:sz w:val="24"/>
          <w:szCs w:val="24"/>
        </w:rPr>
        <w:t>vyvolání vstupních polí prvku, uloženého v tabulce, pro další editaci. Tuto funkci lze vyvolat klikem na konkrétní řádek tabulky</w:t>
      </w:r>
      <w:r w:rsidR="00053CC2">
        <w:rPr>
          <w:sz w:val="24"/>
          <w:szCs w:val="24"/>
        </w:rPr>
        <w:t>.</w:t>
      </w:r>
      <w:r w:rsidR="00F47800">
        <w:rPr>
          <w:sz w:val="24"/>
          <w:szCs w:val="24"/>
        </w:rPr>
        <w:t xml:space="preserve"> Vstupní pole jsou následně vyobrazena v levé části obrazovky.</w:t>
      </w:r>
      <w:r w:rsidR="00053CC2">
        <w:rPr>
          <w:sz w:val="24"/>
          <w:szCs w:val="24"/>
        </w:rPr>
        <w:t xml:space="preserve"> </w:t>
      </w:r>
      <w:r w:rsidR="00D04C73">
        <w:rPr>
          <w:sz w:val="24"/>
          <w:szCs w:val="24"/>
        </w:rPr>
        <w:t>Ukázka viz Obr</w:t>
      </w:r>
      <w:r w:rsidR="00035FBC">
        <w:rPr>
          <w:sz w:val="24"/>
          <w:szCs w:val="24"/>
        </w:rPr>
        <w:t xml:space="preserve"> 24</w:t>
      </w:r>
      <w:r w:rsidR="00D04C73">
        <w:rPr>
          <w:sz w:val="24"/>
          <w:szCs w:val="24"/>
        </w:rPr>
        <w:t>.</w:t>
      </w:r>
    </w:p>
    <w:p w14:paraId="563B6B66" w14:textId="77777777" w:rsidR="0001206E" w:rsidRPr="00410F10" w:rsidRDefault="00F85E36" w:rsidP="001E70E5">
      <w:pPr>
        <w:pStyle w:val="Nadpis2"/>
      </w:pPr>
      <w:bookmarkStart w:id="111" w:name="_Toc481097105"/>
      <w:r>
        <w:t>6.4</w:t>
      </w:r>
      <w:r>
        <w:tab/>
      </w:r>
      <w:r w:rsidR="0001206E" w:rsidRPr="00410F10">
        <w:t>Propojování objektů</w:t>
      </w:r>
      <w:bookmarkEnd w:id="111"/>
      <w:r w:rsidR="0001206E" w:rsidRPr="00410F10">
        <w:t xml:space="preserve"> </w:t>
      </w:r>
    </w:p>
    <w:p w14:paraId="563B6B67" w14:textId="1A138429" w:rsidR="00A276CF" w:rsidRDefault="00410F10" w:rsidP="00410F10">
      <w:pPr>
        <w:spacing w:line="360" w:lineRule="auto"/>
        <w:jc w:val="both"/>
        <w:rPr>
          <w:sz w:val="24"/>
          <w:szCs w:val="24"/>
        </w:rPr>
      </w:pPr>
      <w:r w:rsidRPr="00410F10">
        <w:rPr>
          <w:sz w:val="24"/>
          <w:szCs w:val="24"/>
        </w:rPr>
        <w:t xml:space="preserve">Propojování objektů slouží k vytvoření </w:t>
      </w:r>
      <w:r>
        <w:rPr>
          <w:sz w:val="24"/>
          <w:szCs w:val="24"/>
        </w:rPr>
        <w:t>vazby mezi konkrétními objekty</w:t>
      </w:r>
      <w:r w:rsidR="00A276CF">
        <w:rPr>
          <w:sz w:val="24"/>
          <w:szCs w:val="24"/>
        </w:rPr>
        <w:t>. Aplikace umož</w:t>
      </w:r>
      <w:r w:rsidR="00C2614E">
        <w:rPr>
          <w:sz w:val="24"/>
          <w:szCs w:val="24"/>
        </w:rPr>
        <w:t>ň</w:t>
      </w:r>
      <w:r w:rsidR="00A276CF">
        <w:rPr>
          <w:sz w:val="24"/>
          <w:szCs w:val="24"/>
        </w:rPr>
        <w:t>uje vytvářet vazbu mezi segmenty</w:t>
      </w:r>
      <w:r>
        <w:rPr>
          <w:sz w:val="24"/>
          <w:szCs w:val="24"/>
        </w:rPr>
        <w:t xml:space="preserve"> C</w:t>
      </w:r>
      <w:r w:rsidRPr="00410F10">
        <w:rPr>
          <w:sz w:val="24"/>
          <w:szCs w:val="24"/>
        </w:rPr>
        <w:t>hange</w:t>
      </w:r>
      <w:r>
        <w:rPr>
          <w:sz w:val="24"/>
          <w:szCs w:val="24"/>
        </w:rPr>
        <w:t xml:space="preserve"> a Artifact</w:t>
      </w:r>
      <w:r w:rsidR="00A276CF">
        <w:rPr>
          <w:sz w:val="24"/>
          <w:szCs w:val="24"/>
        </w:rPr>
        <w:t xml:space="preserve"> a dále pak mezi dvěma Work</w:t>
      </w:r>
      <w:r w:rsidR="00EB0017">
        <w:rPr>
          <w:sz w:val="24"/>
          <w:szCs w:val="24"/>
        </w:rPr>
        <w:t xml:space="preserve"> </w:t>
      </w:r>
      <w:r w:rsidR="00A276CF">
        <w:rPr>
          <w:sz w:val="24"/>
          <w:szCs w:val="24"/>
        </w:rPr>
        <w:t>Unit</w:t>
      </w:r>
      <w:r>
        <w:rPr>
          <w:sz w:val="24"/>
          <w:szCs w:val="24"/>
        </w:rPr>
        <w:t>.</w:t>
      </w:r>
    </w:p>
    <w:p w14:paraId="563B6B68" w14:textId="2686AF16" w:rsidR="00410F10" w:rsidRDefault="003C4E3B" w:rsidP="00410F10">
      <w:pPr>
        <w:spacing w:line="360" w:lineRule="auto"/>
        <w:jc w:val="both"/>
        <w:rPr>
          <w:sz w:val="24"/>
          <w:szCs w:val="24"/>
        </w:rPr>
      </w:pPr>
      <w:r>
        <w:rPr>
          <w:sz w:val="24"/>
          <w:szCs w:val="24"/>
        </w:rPr>
        <w:t xml:space="preserve">Vazbu mezi objekty lze vytvořit v režimu kreslení čar, do kterého se přepneme stiskem tlačítka označeného </w:t>
      </w:r>
      <w:r w:rsidR="00EB0017">
        <w:rPr>
          <w:sz w:val="24"/>
          <w:szCs w:val="24"/>
        </w:rPr>
        <w:t>šipkou a</w:t>
      </w:r>
      <w:r w:rsidR="00CD50C0">
        <w:rPr>
          <w:sz w:val="24"/>
          <w:szCs w:val="24"/>
        </w:rPr>
        <w:t xml:space="preserve"> umístěného na</w:t>
      </w:r>
      <w:r w:rsidR="00D04C73">
        <w:rPr>
          <w:sz w:val="24"/>
          <w:szCs w:val="24"/>
        </w:rPr>
        <w:t>d</w:t>
      </w:r>
      <w:r w:rsidR="00CD50C0">
        <w:rPr>
          <w:sz w:val="24"/>
          <w:szCs w:val="24"/>
        </w:rPr>
        <w:t xml:space="preserve"> kreslícím plátnem</w:t>
      </w:r>
      <w:r>
        <w:rPr>
          <w:sz w:val="24"/>
          <w:szCs w:val="24"/>
        </w:rPr>
        <w:t>. Režim kreslení poznáme dle změny kursoru ze šipky na křížek</w:t>
      </w:r>
      <w:r w:rsidR="00EB0017">
        <w:rPr>
          <w:sz w:val="24"/>
          <w:szCs w:val="24"/>
        </w:rPr>
        <w:t xml:space="preserve"> nebo zvýrazněním tlačítka označeného šipkou</w:t>
      </w:r>
      <w:r>
        <w:rPr>
          <w:sz w:val="24"/>
          <w:szCs w:val="24"/>
        </w:rPr>
        <w:t>. Kliknutím na n</w:t>
      </w:r>
      <w:r w:rsidR="00755E6A">
        <w:rPr>
          <w:sz w:val="24"/>
          <w:szCs w:val="24"/>
        </w:rPr>
        <w:t>ěkterý prvek umístěný na plátně</w:t>
      </w:r>
      <w:r>
        <w:rPr>
          <w:sz w:val="24"/>
          <w:szCs w:val="24"/>
        </w:rPr>
        <w:t xml:space="preserve"> vybereme nejprve </w:t>
      </w:r>
      <w:r w:rsidR="00CD50C0">
        <w:rPr>
          <w:sz w:val="24"/>
          <w:szCs w:val="24"/>
        </w:rPr>
        <w:t xml:space="preserve">počáteční prvek, ze kterého se vykreslí čára a až po kliknutí na druhý prvek je čára vykreslena. Režim kreslení ukončíme opětovným stisknutím tlačítka označeného </w:t>
      </w:r>
      <w:r w:rsidR="00EB0017">
        <w:rPr>
          <w:sz w:val="24"/>
          <w:szCs w:val="24"/>
        </w:rPr>
        <w:t>šipkou nebo klávesou ESC</w:t>
      </w:r>
      <w:r w:rsidR="00CD50C0">
        <w:rPr>
          <w:sz w:val="24"/>
          <w:szCs w:val="24"/>
        </w:rPr>
        <w:t>. Již nakreslenou čáru lze odstranit dvojitým kl</w:t>
      </w:r>
      <w:r w:rsidR="00D04C73">
        <w:rPr>
          <w:sz w:val="24"/>
          <w:szCs w:val="24"/>
        </w:rPr>
        <w:t xml:space="preserve">ikem na ni. Ukázka režimu kreslení na obrázku </w:t>
      </w:r>
      <w:r w:rsidR="00035FBC">
        <w:rPr>
          <w:sz w:val="24"/>
          <w:szCs w:val="24"/>
        </w:rPr>
        <w:t>25</w:t>
      </w:r>
      <w:r w:rsidR="00D04C73">
        <w:rPr>
          <w:sz w:val="24"/>
          <w:szCs w:val="24"/>
        </w:rPr>
        <w:t>.</w:t>
      </w:r>
    </w:p>
    <w:p w14:paraId="563B6B69" w14:textId="77777777" w:rsidR="00A276CF" w:rsidRDefault="00A276CF" w:rsidP="00410F10">
      <w:pPr>
        <w:spacing w:line="360" w:lineRule="auto"/>
        <w:jc w:val="both"/>
        <w:rPr>
          <w:sz w:val="24"/>
          <w:szCs w:val="24"/>
        </w:rPr>
      </w:pPr>
      <w:r>
        <w:rPr>
          <w:sz w:val="24"/>
          <w:szCs w:val="24"/>
        </w:rPr>
        <w:t xml:space="preserve">Propojení mezi Change a Artifact se vyskytuje pouze ve formuláři pro vyplnění segmentu Configuration. </w:t>
      </w:r>
    </w:p>
    <w:p w14:paraId="563B6B6A" w14:textId="5B7F626D" w:rsidR="00A276CF" w:rsidRDefault="00A276CF" w:rsidP="00410F10">
      <w:pPr>
        <w:spacing w:line="360" w:lineRule="auto"/>
        <w:jc w:val="both"/>
        <w:rPr>
          <w:sz w:val="24"/>
          <w:szCs w:val="24"/>
        </w:rPr>
      </w:pPr>
      <w:r>
        <w:rPr>
          <w:sz w:val="24"/>
          <w:szCs w:val="24"/>
        </w:rPr>
        <w:t>Propojení Work</w:t>
      </w:r>
      <w:r w:rsidR="00EB0017">
        <w:rPr>
          <w:sz w:val="24"/>
          <w:szCs w:val="24"/>
        </w:rPr>
        <w:t xml:space="preserve"> </w:t>
      </w:r>
      <w:r>
        <w:rPr>
          <w:sz w:val="24"/>
          <w:szCs w:val="24"/>
        </w:rPr>
        <w:t>Unit umožnuje zvolení relace mezi danými dvěma prvky. Směr relace je označen šipkou u koncového prvku. Uprostřed čáry představující spojení se vyskytuje výběrový seznam pro zvolení názvu relace. Viz Obr 26.</w:t>
      </w:r>
    </w:p>
    <w:p w14:paraId="40EFE636" w14:textId="40F04A90" w:rsidR="0049572C" w:rsidRDefault="0049572C" w:rsidP="0049572C">
      <w:pPr>
        <w:pStyle w:val="Nadpis2"/>
      </w:pPr>
      <w:r>
        <w:t>6.5</w:t>
      </w:r>
      <w:r w:rsidRPr="0049572C">
        <w:tab/>
        <w:t>Klávesové zkratky</w:t>
      </w:r>
    </w:p>
    <w:p w14:paraId="5D694DD4" w14:textId="0CA6ADA6" w:rsidR="0049572C" w:rsidRDefault="0049572C" w:rsidP="0049572C">
      <w:pPr>
        <w:spacing w:line="360" w:lineRule="auto"/>
        <w:jc w:val="both"/>
        <w:rPr>
          <w:sz w:val="24"/>
          <w:szCs w:val="24"/>
        </w:rPr>
      </w:pPr>
      <w:r w:rsidRPr="0049572C">
        <w:rPr>
          <w:sz w:val="24"/>
          <w:szCs w:val="24"/>
        </w:rPr>
        <w:t xml:space="preserve">Aplikace reaguje na různé kombinace stisku kláves klávesnice. </w:t>
      </w:r>
    </w:p>
    <w:p w14:paraId="6667A4B4" w14:textId="672C6B10" w:rsidR="00E619E0" w:rsidRPr="00E619E0" w:rsidRDefault="00E619E0" w:rsidP="00E619E0">
      <w:pPr>
        <w:pStyle w:val="Odstavecseseznamem"/>
        <w:numPr>
          <w:ilvl w:val="0"/>
          <w:numId w:val="22"/>
        </w:numPr>
        <w:spacing w:line="360" w:lineRule="auto"/>
        <w:jc w:val="both"/>
        <w:rPr>
          <w:sz w:val="24"/>
          <w:szCs w:val="24"/>
        </w:rPr>
      </w:pPr>
      <w:r w:rsidRPr="00E619E0">
        <w:rPr>
          <w:sz w:val="24"/>
          <w:szCs w:val="24"/>
        </w:rPr>
        <w:t>Klávesa ESC -</w:t>
      </w:r>
      <w:r w:rsidR="00D7450E">
        <w:rPr>
          <w:sz w:val="24"/>
          <w:szCs w:val="24"/>
        </w:rPr>
        <w:t>&gt;</w:t>
      </w:r>
      <w:r w:rsidRPr="00E619E0">
        <w:rPr>
          <w:sz w:val="24"/>
          <w:szCs w:val="24"/>
        </w:rPr>
        <w:t xml:space="preserve"> </w:t>
      </w:r>
      <w:r w:rsidR="0049572C" w:rsidRPr="00E619E0">
        <w:rPr>
          <w:sz w:val="24"/>
          <w:szCs w:val="24"/>
        </w:rPr>
        <w:t>vypnutí režimu kreslen</w:t>
      </w:r>
      <w:r w:rsidRPr="00E619E0">
        <w:rPr>
          <w:sz w:val="24"/>
          <w:szCs w:val="24"/>
        </w:rPr>
        <w:t>í, zavření editačních formulářů,</w:t>
      </w:r>
    </w:p>
    <w:p w14:paraId="197FE3D1" w14:textId="118761F0"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Delete -&gt; smazání prvku z plátna či tabulky.</w:t>
      </w:r>
    </w:p>
    <w:p w14:paraId="5FF560CF" w14:textId="11C4DBFA"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Kombinací C</w:t>
      </w:r>
      <w:r w:rsidR="0049572C" w:rsidRPr="00D7450E">
        <w:rPr>
          <w:sz w:val="24"/>
          <w:szCs w:val="24"/>
        </w:rPr>
        <w:t>trl</w:t>
      </w:r>
      <w:r w:rsidRPr="00D7450E">
        <w:rPr>
          <w:sz w:val="24"/>
          <w:szCs w:val="24"/>
        </w:rPr>
        <w:t xml:space="preserve"> </w:t>
      </w:r>
      <w:r w:rsidR="0049572C" w:rsidRPr="00D7450E">
        <w:rPr>
          <w:sz w:val="24"/>
          <w:szCs w:val="24"/>
        </w:rPr>
        <w:t>+</w:t>
      </w:r>
      <w:r w:rsidRPr="00D7450E">
        <w:rPr>
          <w:sz w:val="24"/>
          <w:szCs w:val="24"/>
        </w:rPr>
        <w:t xml:space="preserve"> </w:t>
      </w:r>
      <w:r w:rsidR="0049572C" w:rsidRPr="00D7450E">
        <w:rPr>
          <w:sz w:val="24"/>
          <w:szCs w:val="24"/>
        </w:rPr>
        <w:t>n</w:t>
      </w:r>
      <w:r w:rsidRPr="00D7450E">
        <w:rPr>
          <w:sz w:val="24"/>
          <w:szCs w:val="24"/>
        </w:rPr>
        <w:t xml:space="preserve"> -&gt; vytvoření nového projektu,</w:t>
      </w:r>
    </w:p>
    <w:p w14:paraId="110A029E" w14:textId="0B8798ED"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C</w:t>
      </w:r>
      <w:r w:rsidR="0049572C" w:rsidRPr="00D7450E">
        <w:rPr>
          <w:sz w:val="24"/>
          <w:szCs w:val="24"/>
        </w:rPr>
        <w:t xml:space="preserve">trl + o </w:t>
      </w:r>
      <w:r w:rsidRPr="00D7450E">
        <w:rPr>
          <w:sz w:val="24"/>
          <w:szCs w:val="24"/>
        </w:rPr>
        <w:t>-&gt;</w:t>
      </w:r>
      <w:r w:rsidR="0049572C" w:rsidRPr="00D7450E">
        <w:rPr>
          <w:sz w:val="24"/>
          <w:szCs w:val="24"/>
        </w:rPr>
        <w:t xml:space="preserve"> open</w:t>
      </w:r>
      <w:r w:rsidRPr="00D7450E">
        <w:rPr>
          <w:sz w:val="24"/>
          <w:szCs w:val="24"/>
        </w:rPr>
        <w:t>,</w:t>
      </w:r>
    </w:p>
    <w:p w14:paraId="0AA78A6B" w14:textId="1C617CE6"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C</w:t>
      </w:r>
      <w:r w:rsidR="0049572C" w:rsidRPr="00D7450E">
        <w:rPr>
          <w:sz w:val="24"/>
          <w:szCs w:val="24"/>
        </w:rPr>
        <w:t xml:space="preserve">trl + s </w:t>
      </w:r>
      <w:r w:rsidRPr="00D7450E">
        <w:rPr>
          <w:sz w:val="24"/>
          <w:szCs w:val="24"/>
        </w:rPr>
        <w:t>-&gt;</w:t>
      </w:r>
      <w:r w:rsidR="0049572C" w:rsidRPr="00D7450E">
        <w:rPr>
          <w:sz w:val="24"/>
          <w:szCs w:val="24"/>
        </w:rPr>
        <w:t xml:space="preserve"> save</w:t>
      </w:r>
      <w:r w:rsidRPr="00D7450E">
        <w:rPr>
          <w:sz w:val="24"/>
          <w:szCs w:val="24"/>
        </w:rPr>
        <w:t>,</w:t>
      </w:r>
    </w:p>
    <w:p w14:paraId="24D2FA6B" w14:textId="63015590"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lastRenderedPageBreak/>
        <w:t>C</w:t>
      </w:r>
      <w:r w:rsidR="0049572C" w:rsidRPr="00D7450E">
        <w:rPr>
          <w:sz w:val="24"/>
          <w:szCs w:val="24"/>
        </w:rPr>
        <w:t>trl + shift + s -</w:t>
      </w:r>
      <w:r w:rsidRPr="00D7450E">
        <w:rPr>
          <w:sz w:val="24"/>
          <w:szCs w:val="24"/>
        </w:rPr>
        <w:t>&gt;</w:t>
      </w:r>
      <w:r w:rsidR="0049572C" w:rsidRPr="00D7450E">
        <w:rPr>
          <w:sz w:val="24"/>
          <w:szCs w:val="24"/>
        </w:rPr>
        <w:t xml:space="preserve"> save as</w:t>
      </w:r>
      <w:r w:rsidRPr="00D7450E">
        <w:rPr>
          <w:sz w:val="24"/>
          <w:szCs w:val="24"/>
        </w:rPr>
        <w:t>,</w:t>
      </w:r>
    </w:p>
    <w:p w14:paraId="4A6034C0" w14:textId="453C5AE1"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A</w:t>
      </w:r>
      <w:r w:rsidR="0049572C" w:rsidRPr="00D7450E">
        <w:rPr>
          <w:sz w:val="24"/>
          <w:szCs w:val="24"/>
        </w:rPr>
        <w:t xml:space="preserve">lt + f4 </w:t>
      </w:r>
      <w:r w:rsidRPr="00D7450E">
        <w:rPr>
          <w:sz w:val="24"/>
          <w:szCs w:val="24"/>
        </w:rPr>
        <w:t>-&gt; ukončení aplikace,</w:t>
      </w:r>
    </w:p>
    <w:p w14:paraId="688D1160" w14:textId="37773890"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C</w:t>
      </w:r>
      <w:r w:rsidR="0049572C" w:rsidRPr="00D7450E">
        <w:rPr>
          <w:sz w:val="24"/>
          <w:szCs w:val="24"/>
        </w:rPr>
        <w:t xml:space="preserve">trl + c </w:t>
      </w:r>
      <w:r w:rsidRPr="00D7450E">
        <w:rPr>
          <w:sz w:val="24"/>
          <w:szCs w:val="24"/>
        </w:rPr>
        <w:t>-&gt;</w:t>
      </w:r>
      <w:r w:rsidR="0049572C" w:rsidRPr="00D7450E">
        <w:rPr>
          <w:sz w:val="24"/>
          <w:szCs w:val="24"/>
        </w:rPr>
        <w:t xml:space="preserve"> </w:t>
      </w:r>
      <w:r w:rsidRPr="00D7450E">
        <w:rPr>
          <w:sz w:val="24"/>
          <w:szCs w:val="24"/>
        </w:rPr>
        <w:t>kopírování prvku plátna,</w:t>
      </w:r>
    </w:p>
    <w:p w14:paraId="54C9FA05" w14:textId="73C1C972"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C</w:t>
      </w:r>
      <w:r w:rsidR="0049572C" w:rsidRPr="00D7450E">
        <w:rPr>
          <w:sz w:val="24"/>
          <w:szCs w:val="24"/>
        </w:rPr>
        <w:t xml:space="preserve">trl + v </w:t>
      </w:r>
      <w:r w:rsidRPr="00D7450E">
        <w:rPr>
          <w:sz w:val="24"/>
          <w:szCs w:val="24"/>
        </w:rPr>
        <w:t>-&gt; vložení prvku do plátna,</w:t>
      </w:r>
    </w:p>
    <w:p w14:paraId="6090FABF" w14:textId="330D1B1A" w:rsidR="00E619E0" w:rsidRPr="00D7450E" w:rsidRDefault="00E619E0" w:rsidP="00D7450E">
      <w:pPr>
        <w:pStyle w:val="Odstavecseseznamem"/>
        <w:numPr>
          <w:ilvl w:val="0"/>
          <w:numId w:val="22"/>
        </w:numPr>
        <w:spacing w:line="360" w:lineRule="auto"/>
        <w:jc w:val="both"/>
        <w:rPr>
          <w:sz w:val="24"/>
          <w:szCs w:val="24"/>
        </w:rPr>
      </w:pPr>
      <w:r w:rsidRPr="00D7450E">
        <w:rPr>
          <w:sz w:val="24"/>
          <w:szCs w:val="24"/>
        </w:rPr>
        <w:t>C</w:t>
      </w:r>
      <w:r w:rsidR="0049572C" w:rsidRPr="00D7450E">
        <w:rPr>
          <w:sz w:val="24"/>
          <w:szCs w:val="24"/>
        </w:rPr>
        <w:t xml:space="preserve">trl + x </w:t>
      </w:r>
      <w:r w:rsidRPr="00D7450E">
        <w:rPr>
          <w:sz w:val="24"/>
          <w:szCs w:val="24"/>
        </w:rPr>
        <w:t>-&gt; vyjmutí prvku z plátna,</w:t>
      </w:r>
    </w:p>
    <w:p w14:paraId="71606E46" w14:textId="462F9E1F" w:rsidR="0049572C" w:rsidRPr="00D7450E" w:rsidRDefault="00E619E0" w:rsidP="00D7450E">
      <w:pPr>
        <w:pStyle w:val="Odstavecseseznamem"/>
        <w:numPr>
          <w:ilvl w:val="0"/>
          <w:numId w:val="22"/>
        </w:numPr>
        <w:spacing w:line="360" w:lineRule="auto"/>
        <w:jc w:val="both"/>
        <w:rPr>
          <w:sz w:val="24"/>
          <w:szCs w:val="24"/>
        </w:rPr>
      </w:pPr>
      <w:r w:rsidRPr="00D7450E">
        <w:rPr>
          <w:sz w:val="24"/>
          <w:szCs w:val="24"/>
        </w:rPr>
        <w:t>Crtl + f -&gt; pro validaci procesu.</w:t>
      </w:r>
    </w:p>
    <w:p w14:paraId="76B15880" w14:textId="55C3EF0D" w:rsidR="0049572C" w:rsidRPr="0049572C" w:rsidRDefault="0049572C" w:rsidP="0049572C">
      <w:pPr>
        <w:pStyle w:val="Nadpis2"/>
      </w:pPr>
      <w:bookmarkStart w:id="112" w:name="_Toc481097106"/>
      <w:r>
        <w:t>6.6</w:t>
      </w:r>
      <w:r w:rsidR="00F85E36">
        <w:tab/>
      </w:r>
      <w:r w:rsidR="00AB5606">
        <w:t>Aplikační</w:t>
      </w:r>
      <w:r w:rsidR="0001206E" w:rsidRPr="00DD22C1">
        <w:t xml:space="preserve"> hlášení</w:t>
      </w:r>
      <w:bookmarkEnd w:id="112"/>
    </w:p>
    <w:p w14:paraId="563B6B6C" w14:textId="052F6C31" w:rsidR="003D23AD" w:rsidRPr="003D23AD" w:rsidRDefault="003D23AD" w:rsidP="003D23AD">
      <w:pPr>
        <w:spacing w:line="360" w:lineRule="auto"/>
        <w:jc w:val="both"/>
        <w:rPr>
          <w:sz w:val="24"/>
          <w:szCs w:val="24"/>
        </w:rPr>
      </w:pPr>
      <w:r w:rsidRPr="003D23AD">
        <w:rPr>
          <w:sz w:val="24"/>
          <w:szCs w:val="24"/>
        </w:rPr>
        <w:t xml:space="preserve">Hlášení jsou zobrazována </w:t>
      </w:r>
      <w:r>
        <w:rPr>
          <w:sz w:val="24"/>
          <w:szCs w:val="24"/>
        </w:rPr>
        <w:t>na principu vyskakujícího okna. Toto okno ve většině hlášení, kromě informování o počtu mazaných položek z tabulky, je rozděleno do dvou částí. V horní části hlášení je popsána nastalá chyba. Spodní část udává jednoduchý návod, jak chybu napravit. S oknem, které hlášení vyvolalo, se nedá pracovat, dokud není z</w:t>
      </w:r>
      <w:r w:rsidR="00755E6A">
        <w:rPr>
          <w:sz w:val="24"/>
          <w:szCs w:val="24"/>
        </w:rPr>
        <w:t>máčknuto potvrzovací tlačítko</w:t>
      </w:r>
      <w:r>
        <w:rPr>
          <w:sz w:val="24"/>
          <w:szCs w:val="24"/>
        </w:rPr>
        <w:t xml:space="preserve"> </w:t>
      </w:r>
      <w:r w:rsidR="00C2614E">
        <w:rPr>
          <w:sz w:val="24"/>
          <w:szCs w:val="24"/>
        </w:rPr>
        <w:t xml:space="preserve">okně </w:t>
      </w:r>
      <w:r>
        <w:rPr>
          <w:sz w:val="24"/>
          <w:szCs w:val="24"/>
        </w:rPr>
        <w:t>hlášení</w:t>
      </w:r>
      <w:r w:rsidR="00EB0017">
        <w:rPr>
          <w:sz w:val="24"/>
          <w:szCs w:val="24"/>
        </w:rPr>
        <w:t xml:space="preserve"> nebo pokud není okno jinak zavřené</w:t>
      </w:r>
      <w:r>
        <w:rPr>
          <w:sz w:val="24"/>
          <w:szCs w:val="24"/>
        </w:rPr>
        <w:t xml:space="preserve">.  </w:t>
      </w:r>
    </w:p>
    <w:p w14:paraId="563B6B6D" w14:textId="77777777" w:rsidR="00AB5606" w:rsidRPr="002E1CE2" w:rsidRDefault="00AB5606" w:rsidP="00F85E36">
      <w:pPr>
        <w:pStyle w:val="Nadpis3"/>
        <w:numPr>
          <w:ilvl w:val="2"/>
          <w:numId w:val="17"/>
        </w:numPr>
      </w:pPr>
      <w:bookmarkStart w:id="113" w:name="_Toc481097107"/>
      <w:r w:rsidRPr="002E1CE2">
        <w:t>Tabulková hlášení</w:t>
      </w:r>
      <w:bookmarkEnd w:id="113"/>
    </w:p>
    <w:p w14:paraId="563B6B6E" w14:textId="77777777" w:rsidR="00AB5606" w:rsidRDefault="00AB5606" w:rsidP="00AB5606">
      <w:pPr>
        <w:spacing w:line="360" w:lineRule="auto"/>
        <w:jc w:val="both"/>
        <w:rPr>
          <w:sz w:val="24"/>
          <w:szCs w:val="24"/>
        </w:rPr>
      </w:pPr>
      <w:r w:rsidRPr="00AB5606">
        <w:rPr>
          <w:sz w:val="24"/>
          <w:szCs w:val="24"/>
        </w:rPr>
        <w:t xml:space="preserve">Do této skupiny spadají </w:t>
      </w:r>
      <w:r>
        <w:rPr>
          <w:sz w:val="24"/>
          <w:szCs w:val="24"/>
        </w:rPr>
        <w:t xml:space="preserve">hlášení týkající se mazání prvků z přehledových tabulek segmentů. </w:t>
      </w:r>
    </w:p>
    <w:p w14:paraId="563B6B6F" w14:textId="3564BFB7" w:rsidR="00682C73" w:rsidRDefault="00AB5606" w:rsidP="00AB5606">
      <w:pPr>
        <w:spacing w:line="360" w:lineRule="auto"/>
        <w:jc w:val="both"/>
        <w:rPr>
          <w:sz w:val="24"/>
          <w:szCs w:val="24"/>
        </w:rPr>
      </w:pPr>
      <w:r>
        <w:rPr>
          <w:sz w:val="24"/>
          <w:szCs w:val="24"/>
        </w:rPr>
        <w:t>Pr</w:t>
      </w:r>
      <w:r w:rsidR="003D23AD">
        <w:rPr>
          <w:sz w:val="24"/>
          <w:szCs w:val="24"/>
        </w:rPr>
        <w:t>vní</w:t>
      </w:r>
      <w:r>
        <w:rPr>
          <w:sz w:val="24"/>
          <w:szCs w:val="24"/>
        </w:rPr>
        <w:t xml:space="preserve"> hlášení je uživateli zobrazeno, pokud není v tabulce s výčtem </w:t>
      </w:r>
      <w:r w:rsidR="00EB0017">
        <w:rPr>
          <w:sz w:val="24"/>
          <w:szCs w:val="24"/>
        </w:rPr>
        <w:t>elementů</w:t>
      </w:r>
      <w:r>
        <w:rPr>
          <w:sz w:val="24"/>
          <w:szCs w:val="24"/>
        </w:rPr>
        <w:t xml:space="preserve"> vybrána žádná položka</w:t>
      </w:r>
      <w:r w:rsidR="00682C73">
        <w:rPr>
          <w:sz w:val="24"/>
          <w:szCs w:val="24"/>
        </w:rPr>
        <w:t xml:space="preserve"> pro smazání</w:t>
      </w:r>
      <w:r>
        <w:rPr>
          <w:sz w:val="24"/>
          <w:szCs w:val="24"/>
        </w:rPr>
        <w:t>. Viz Obr</w:t>
      </w:r>
      <w:r w:rsidR="00A276CF">
        <w:rPr>
          <w:sz w:val="24"/>
          <w:szCs w:val="24"/>
        </w:rPr>
        <w:t>. 27</w:t>
      </w:r>
      <w:r w:rsidR="00C83EF2">
        <w:rPr>
          <w:sz w:val="24"/>
          <w:szCs w:val="24"/>
        </w:rPr>
        <w:t>.</w:t>
      </w:r>
    </w:p>
    <w:p w14:paraId="563B6B70" w14:textId="11E18E41" w:rsidR="00AB5606" w:rsidRPr="00682C73" w:rsidRDefault="00682C73" w:rsidP="00AB5606">
      <w:pPr>
        <w:spacing w:line="360" w:lineRule="auto"/>
        <w:jc w:val="both"/>
        <w:rPr>
          <w:sz w:val="24"/>
          <w:szCs w:val="24"/>
        </w:rPr>
      </w:pPr>
      <w:r>
        <w:rPr>
          <w:sz w:val="24"/>
          <w:szCs w:val="24"/>
        </w:rPr>
        <w:t xml:space="preserve">Druhý formát hlášení je zobrazen, pokud je uživatelem zvolena alespoň jedna položka z tabulky a stisknuto tlačítko </w:t>
      </w:r>
      <w:r w:rsidR="00EB0017">
        <w:rPr>
          <w:sz w:val="24"/>
          <w:szCs w:val="24"/>
        </w:rPr>
        <w:t xml:space="preserve">nebo klávesa </w:t>
      </w:r>
      <w:r w:rsidRPr="00EB0017">
        <w:rPr>
          <w:i/>
          <w:sz w:val="24"/>
          <w:szCs w:val="24"/>
        </w:rPr>
        <w:t>Delete</w:t>
      </w:r>
      <w:r>
        <w:rPr>
          <w:sz w:val="24"/>
          <w:szCs w:val="24"/>
        </w:rPr>
        <w:t>. Informační okno obsahuje kontrolní seznam označených položek ke smazání. Pokud uživatel souhlasí se smazáním</w:t>
      </w:r>
      <w:r w:rsidR="00DC7863">
        <w:rPr>
          <w:sz w:val="24"/>
          <w:szCs w:val="24"/>
        </w:rPr>
        <w:t>,</w:t>
      </w:r>
      <w:r>
        <w:rPr>
          <w:sz w:val="24"/>
          <w:szCs w:val="24"/>
        </w:rPr>
        <w:t xml:space="preserve"> stiskne tlačítko </w:t>
      </w:r>
      <w:r w:rsidRPr="000D67DF">
        <w:rPr>
          <w:i/>
          <w:sz w:val="24"/>
          <w:szCs w:val="24"/>
        </w:rPr>
        <w:t>OK</w:t>
      </w:r>
      <w:r w:rsidR="00DC7863">
        <w:rPr>
          <w:b/>
          <w:i/>
          <w:sz w:val="24"/>
          <w:szCs w:val="24"/>
        </w:rPr>
        <w:t>,</w:t>
      </w:r>
      <w:r>
        <w:rPr>
          <w:b/>
          <w:i/>
          <w:sz w:val="24"/>
          <w:szCs w:val="24"/>
        </w:rPr>
        <w:t xml:space="preserve"> </w:t>
      </w:r>
      <w:r>
        <w:rPr>
          <w:sz w:val="24"/>
          <w:szCs w:val="24"/>
        </w:rPr>
        <w:t xml:space="preserve">v opačném případě </w:t>
      </w:r>
      <w:r w:rsidRPr="000D67DF">
        <w:rPr>
          <w:i/>
          <w:sz w:val="24"/>
          <w:szCs w:val="24"/>
        </w:rPr>
        <w:t>Cancel</w:t>
      </w:r>
      <w:r w:rsidR="00DC7863" w:rsidRPr="000D67DF">
        <w:rPr>
          <w:i/>
          <w:sz w:val="24"/>
          <w:szCs w:val="24"/>
        </w:rPr>
        <w:t>,</w:t>
      </w:r>
      <w:r>
        <w:rPr>
          <w:sz w:val="24"/>
          <w:szCs w:val="24"/>
        </w:rPr>
        <w:t xml:space="preserve"> a označené položky zůst</w:t>
      </w:r>
      <w:r w:rsidR="00C83EF2">
        <w:rPr>
          <w:sz w:val="24"/>
          <w:szCs w:val="24"/>
        </w:rPr>
        <w:t>anou v dané tabulce.  Viz Obr. 2</w:t>
      </w:r>
      <w:r w:rsidR="00A276CF">
        <w:rPr>
          <w:sz w:val="24"/>
          <w:szCs w:val="24"/>
        </w:rPr>
        <w:t>8</w:t>
      </w:r>
      <w:r>
        <w:rPr>
          <w:sz w:val="24"/>
          <w:szCs w:val="24"/>
        </w:rPr>
        <w:t xml:space="preserve">. </w:t>
      </w:r>
    </w:p>
    <w:p w14:paraId="563B6B73" w14:textId="77777777" w:rsidR="00AB5606" w:rsidRPr="002E1CE2" w:rsidRDefault="00AB5606" w:rsidP="00F85E36">
      <w:pPr>
        <w:pStyle w:val="Nadpis3"/>
        <w:numPr>
          <w:ilvl w:val="2"/>
          <w:numId w:val="17"/>
        </w:numPr>
      </w:pPr>
      <w:bookmarkStart w:id="114" w:name="_Toc481097109"/>
      <w:r w:rsidRPr="002E1CE2">
        <w:t>Zavření formuláře</w:t>
      </w:r>
      <w:bookmarkEnd w:id="114"/>
    </w:p>
    <w:p w14:paraId="563B6B74" w14:textId="30A248D5" w:rsidR="00105054" w:rsidRPr="0060228D" w:rsidRDefault="00105054" w:rsidP="00105054">
      <w:pPr>
        <w:spacing w:line="360" w:lineRule="auto"/>
        <w:jc w:val="both"/>
        <w:rPr>
          <w:sz w:val="24"/>
          <w:szCs w:val="24"/>
          <w:lang w:val="en-GB"/>
        </w:rPr>
      </w:pPr>
      <w:r w:rsidRPr="00105054">
        <w:rPr>
          <w:sz w:val="24"/>
          <w:szCs w:val="24"/>
        </w:rPr>
        <w:t xml:space="preserve">Pokud je některý z formulářů zavírán </w:t>
      </w:r>
      <w:r>
        <w:rPr>
          <w:sz w:val="24"/>
          <w:szCs w:val="24"/>
        </w:rPr>
        <w:t xml:space="preserve">jiným způsobem než pomocí potvrzovacího tlačítka </w:t>
      </w:r>
      <w:r w:rsidRPr="000D67DF">
        <w:rPr>
          <w:i/>
          <w:sz w:val="24"/>
          <w:szCs w:val="24"/>
        </w:rPr>
        <w:t>OK</w:t>
      </w:r>
      <w:r>
        <w:rPr>
          <w:b/>
          <w:i/>
          <w:sz w:val="24"/>
          <w:szCs w:val="24"/>
        </w:rPr>
        <w:t xml:space="preserve">. </w:t>
      </w:r>
      <w:r>
        <w:rPr>
          <w:sz w:val="24"/>
          <w:szCs w:val="24"/>
        </w:rPr>
        <w:t xml:space="preserve">Je uživatel informován, </w:t>
      </w:r>
      <w:r w:rsidR="00EB0017">
        <w:rPr>
          <w:sz w:val="24"/>
          <w:szCs w:val="24"/>
        </w:rPr>
        <w:t xml:space="preserve">zda chce okno opravdu zavřít a neukládat data z formuláře, uložit změny případně zůstat v daném formuláři. </w:t>
      </w:r>
      <w:r>
        <w:rPr>
          <w:sz w:val="24"/>
          <w:szCs w:val="24"/>
        </w:rPr>
        <w:t xml:space="preserve">Viz Obr. </w:t>
      </w:r>
      <w:r w:rsidR="006B084B">
        <w:rPr>
          <w:sz w:val="24"/>
          <w:szCs w:val="24"/>
        </w:rPr>
        <w:t>31</w:t>
      </w:r>
      <w:r w:rsidR="00C83EF2">
        <w:rPr>
          <w:sz w:val="24"/>
          <w:szCs w:val="24"/>
        </w:rPr>
        <w:t>.</w:t>
      </w:r>
    </w:p>
    <w:p w14:paraId="563B6B75" w14:textId="77777777" w:rsidR="00AB5606" w:rsidRPr="002E1CE2" w:rsidRDefault="00AB5606" w:rsidP="00F85E36">
      <w:pPr>
        <w:pStyle w:val="Nadpis3"/>
        <w:numPr>
          <w:ilvl w:val="2"/>
          <w:numId w:val="17"/>
        </w:numPr>
      </w:pPr>
      <w:bookmarkStart w:id="115" w:name="_Toc481097110"/>
      <w:r w:rsidRPr="002E1CE2">
        <w:t>Zavření Aplikace</w:t>
      </w:r>
      <w:bookmarkEnd w:id="115"/>
      <w:r w:rsidRPr="002E1CE2">
        <w:t xml:space="preserve"> </w:t>
      </w:r>
    </w:p>
    <w:p w14:paraId="563B6B76" w14:textId="4B884950" w:rsidR="0060228D" w:rsidRPr="008602BB" w:rsidRDefault="008602BB" w:rsidP="008602BB">
      <w:pPr>
        <w:spacing w:line="360" w:lineRule="auto"/>
        <w:jc w:val="both"/>
        <w:rPr>
          <w:sz w:val="24"/>
          <w:szCs w:val="24"/>
        </w:rPr>
      </w:pPr>
      <w:r w:rsidRPr="008602BB">
        <w:rPr>
          <w:sz w:val="24"/>
          <w:szCs w:val="24"/>
        </w:rPr>
        <w:t xml:space="preserve">Při </w:t>
      </w:r>
      <w:r>
        <w:rPr>
          <w:sz w:val="24"/>
          <w:szCs w:val="24"/>
        </w:rPr>
        <w:t>jakémkoliv způsobu vypnutí aplikace je uživatel i</w:t>
      </w:r>
      <w:r w:rsidR="003636FA">
        <w:rPr>
          <w:sz w:val="24"/>
          <w:szCs w:val="24"/>
        </w:rPr>
        <w:t>nformován o ukončení programu a </w:t>
      </w:r>
      <w:r>
        <w:rPr>
          <w:sz w:val="24"/>
          <w:szCs w:val="24"/>
        </w:rPr>
        <w:t xml:space="preserve">možností uložení stávajícího stavu projektu. Projekt lze uložit stiskem tlačítka </w:t>
      </w:r>
      <w:r w:rsidRPr="000D67DF">
        <w:rPr>
          <w:i/>
          <w:sz w:val="24"/>
          <w:szCs w:val="24"/>
        </w:rPr>
        <w:t>Save</w:t>
      </w:r>
      <w:r w:rsidRPr="000D67DF">
        <w:rPr>
          <w:sz w:val="24"/>
          <w:szCs w:val="24"/>
        </w:rPr>
        <w:t xml:space="preserve"> </w:t>
      </w:r>
      <w:r>
        <w:rPr>
          <w:sz w:val="24"/>
          <w:szCs w:val="24"/>
        </w:rPr>
        <w:t>umístěného do levé spodní části okna, po uložení je aplikace vypnuta.</w:t>
      </w:r>
      <w:r w:rsidR="00EB0017">
        <w:rPr>
          <w:sz w:val="24"/>
          <w:szCs w:val="24"/>
        </w:rPr>
        <w:t xml:space="preserve"> Zavření aplikace</w:t>
      </w:r>
      <w:r w:rsidR="0049572C">
        <w:rPr>
          <w:sz w:val="24"/>
          <w:szCs w:val="24"/>
        </w:rPr>
        <w:t xml:space="preserve"> lze odvolat tlačítkem </w:t>
      </w:r>
      <w:r w:rsidR="0049572C" w:rsidRPr="0049572C">
        <w:rPr>
          <w:i/>
          <w:sz w:val="24"/>
          <w:szCs w:val="24"/>
        </w:rPr>
        <w:t>Cancel,</w:t>
      </w:r>
      <w:r w:rsidR="0049572C">
        <w:rPr>
          <w:sz w:val="24"/>
          <w:szCs w:val="24"/>
        </w:rPr>
        <w:t xml:space="preserve"> případně zavřít bez ukládání tlačítkem </w:t>
      </w:r>
      <w:r w:rsidR="0049572C" w:rsidRPr="0049572C">
        <w:rPr>
          <w:i/>
          <w:sz w:val="24"/>
          <w:szCs w:val="24"/>
        </w:rPr>
        <w:t>OK</w:t>
      </w:r>
      <w:r w:rsidR="0049572C">
        <w:rPr>
          <w:sz w:val="24"/>
          <w:szCs w:val="24"/>
        </w:rPr>
        <w:t>.</w:t>
      </w:r>
      <w:r>
        <w:rPr>
          <w:sz w:val="24"/>
          <w:szCs w:val="24"/>
        </w:rPr>
        <w:t xml:space="preserve"> Ukázka hlášení na obrázku </w:t>
      </w:r>
      <w:r w:rsidR="006B084B">
        <w:rPr>
          <w:sz w:val="24"/>
          <w:szCs w:val="24"/>
        </w:rPr>
        <w:t>30</w:t>
      </w:r>
      <w:r>
        <w:rPr>
          <w:sz w:val="24"/>
          <w:szCs w:val="24"/>
        </w:rPr>
        <w:t xml:space="preserve">. </w:t>
      </w:r>
    </w:p>
    <w:p w14:paraId="563B6B77" w14:textId="77777777" w:rsidR="0001206E" w:rsidRPr="0051696F" w:rsidRDefault="00F85E36" w:rsidP="001E70E5">
      <w:pPr>
        <w:pStyle w:val="Nadpis2"/>
      </w:pPr>
      <w:bookmarkStart w:id="116" w:name="_Toc481097111"/>
      <w:r>
        <w:lastRenderedPageBreak/>
        <w:t>6.6</w:t>
      </w:r>
      <w:r>
        <w:tab/>
      </w:r>
      <w:r w:rsidR="00DF13B1">
        <w:t>Validace projektu</w:t>
      </w:r>
      <w:bookmarkEnd w:id="116"/>
    </w:p>
    <w:p w14:paraId="563B6B78" w14:textId="77777777" w:rsidR="00EB0345" w:rsidRDefault="00DF13B1" w:rsidP="00DF13B1">
      <w:pPr>
        <w:spacing w:line="360" w:lineRule="auto"/>
        <w:jc w:val="both"/>
        <w:rPr>
          <w:sz w:val="24"/>
          <w:szCs w:val="24"/>
        </w:rPr>
      </w:pPr>
      <w:r w:rsidRPr="00DF13B1">
        <w:rPr>
          <w:sz w:val="24"/>
          <w:szCs w:val="24"/>
        </w:rPr>
        <w:t>Validac</w:t>
      </w:r>
      <w:r>
        <w:rPr>
          <w:sz w:val="24"/>
          <w:szCs w:val="24"/>
        </w:rPr>
        <w:t>i projektu</w:t>
      </w:r>
      <w:r w:rsidR="00E131C2">
        <w:rPr>
          <w:sz w:val="24"/>
          <w:szCs w:val="24"/>
        </w:rPr>
        <w:t xml:space="preserve"> </w:t>
      </w:r>
      <w:r w:rsidR="00A93B26">
        <w:rPr>
          <w:sz w:val="24"/>
          <w:szCs w:val="24"/>
        </w:rPr>
        <w:t>může</w:t>
      </w:r>
      <w:r>
        <w:rPr>
          <w:sz w:val="24"/>
          <w:szCs w:val="24"/>
        </w:rPr>
        <w:t xml:space="preserve"> každý uživatel </w:t>
      </w:r>
      <w:r w:rsidR="00A93B26">
        <w:rPr>
          <w:sz w:val="24"/>
          <w:szCs w:val="24"/>
        </w:rPr>
        <w:t xml:space="preserve">provést </w:t>
      </w:r>
      <w:r>
        <w:rPr>
          <w:sz w:val="24"/>
          <w:szCs w:val="24"/>
        </w:rPr>
        <w:t>dle vlastní potřeby</w:t>
      </w:r>
      <w:r w:rsidR="00A93B26">
        <w:rPr>
          <w:sz w:val="24"/>
          <w:szCs w:val="24"/>
        </w:rPr>
        <w:t xml:space="preserve"> volbou umístěnou v menu hlavní obrazovky </w:t>
      </w:r>
      <w:r w:rsidR="005B0A89" w:rsidRPr="005B0A89">
        <w:rPr>
          <w:b/>
          <w:i/>
          <w:sz w:val="24"/>
          <w:szCs w:val="24"/>
        </w:rPr>
        <w:t>File</w:t>
      </w:r>
      <w:r w:rsidR="005B0A89">
        <w:rPr>
          <w:b/>
          <w:i/>
          <w:sz w:val="24"/>
          <w:szCs w:val="24"/>
        </w:rPr>
        <w:t xml:space="preserve"> </w:t>
      </w:r>
      <w:r w:rsidR="00A93B26">
        <w:rPr>
          <w:sz w:val="24"/>
          <w:szCs w:val="24"/>
        </w:rPr>
        <w:t xml:space="preserve">položkou </w:t>
      </w:r>
      <w:r w:rsidR="00A93B26" w:rsidRPr="0049572C">
        <w:rPr>
          <w:i/>
          <w:sz w:val="24"/>
          <w:szCs w:val="24"/>
        </w:rPr>
        <w:t>Validate</w:t>
      </w:r>
      <w:r>
        <w:rPr>
          <w:sz w:val="24"/>
          <w:szCs w:val="24"/>
        </w:rPr>
        <w:t>.</w:t>
      </w:r>
      <w:r w:rsidR="00A93B26">
        <w:rPr>
          <w:sz w:val="24"/>
          <w:szCs w:val="24"/>
        </w:rPr>
        <w:t xml:space="preserve"> </w:t>
      </w:r>
      <w:r w:rsidR="00EB0345">
        <w:rPr>
          <w:sz w:val="24"/>
          <w:szCs w:val="24"/>
        </w:rPr>
        <w:t>Na výskyt chyby v obsahu procesu vývoje software je uživatel upozorněn hlášením s informací o problému viz Obr 31. Při úspěšné validaci, hlášení obsahuje informa</w:t>
      </w:r>
      <w:r w:rsidR="006B084B">
        <w:rPr>
          <w:sz w:val="24"/>
          <w:szCs w:val="24"/>
        </w:rPr>
        <w:t>ci o úspěchu validace viz Obr 33</w:t>
      </w:r>
      <w:r w:rsidR="00EB0345">
        <w:rPr>
          <w:sz w:val="24"/>
          <w:szCs w:val="24"/>
        </w:rPr>
        <w:t xml:space="preserve">. </w:t>
      </w:r>
    </w:p>
    <w:p w14:paraId="563B6B79" w14:textId="3D352890" w:rsidR="0051696F" w:rsidRPr="00562BC7" w:rsidRDefault="00E131C2" w:rsidP="00DF13B1">
      <w:pPr>
        <w:spacing w:line="360" w:lineRule="auto"/>
        <w:jc w:val="both"/>
        <w:rPr>
          <w:sz w:val="24"/>
          <w:szCs w:val="24"/>
          <w:lang w:val="en-US"/>
        </w:rPr>
      </w:pPr>
      <w:r>
        <w:rPr>
          <w:sz w:val="24"/>
          <w:szCs w:val="24"/>
        </w:rPr>
        <w:t>Automatická validace probíhá</w:t>
      </w:r>
      <w:r w:rsidR="00A93B26">
        <w:rPr>
          <w:sz w:val="24"/>
          <w:szCs w:val="24"/>
        </w:rPr>
        <w:t xml:space="preserve"> při každém </w:t>
      </w:r>
      <w:r w:rsidR="00A94750">
        <w:rPr>
          <w:sz w:val="24"/>
          <w:szCs w:val="24"/>
        </w:rPr>
        <w:t>ukládání vytvořeného</w:t>
      </w:r>
      <w:r w:rsidR="00A93B26">
        <w:rPr>
          <w:sz w:val="24"/>
          <w:szCs w:val="24"/>
        </w:rPr>
        <w:t xml:space="preserve"> procesu</w:t>
      </w:r>
      <w:r w:rsidR="00A94750">
        <w:rPr>
          <w:sz w:val="24"/>
          <w:szCs w:val="24"/>
        </w:rPr>
        <w:t xml:space="preserve"> nebo jeho nač</w:t>
      </w:r>
      <w:r w:rsidR="00A93B26">
        <w:rPr>
          <w:sz w:val="24"/>
          <w:szCs w:val="24"/>
        </w:rPr>
        <w:t>t</w:t>
      </w:r>
      <w:r w:rsidR="00A94750">
        <w:rPr>
          <w:sz w:val="24"/>
          <w:szCs w:val="24"/>
        </w:rPr>
        <w:t>ení</w:t>
      </w:r>
      <w:r w:rsidR="00A93B26">
        <w:rPr>
          <w:sz w:val="24"/>
          <w:szCs w:val="24"/>
        </w:rPr>
        <w:t xml:space="preserve"> ze souboru do aplikace.</w:t>
      </w:r>
      <w:r w:rsidR="00A94750">
        <w:rPr>
          <w:sz w:val="24"/>
          <w:szCs w:val="24"/>
        </w:rPr>
        <w:t xml:space="preserve"> </w:t>
      </w:r>
      <w:r w:rsidR="00DF13B1">
        <w:rPr>
          <w:sz w:val="24"/>
          <w:szCs w:val="24"/>
        </w:rPr>
        <w:t>Pokud validace proběhne úspěšně</w:t>
      </w:r>
      <w:r>
        <w:rPr>
          <w:sz w:val="24"/>
          <w:szCs w:val="24"/>
        </w:rPr>
        <w:t>,</w:t>
      </w:r>
      <w:r w:rsidR="00DF13B1">
        <w:rPr>
          <w:sz w:val="24"/>
          <w:szCs w:val="24"/>
        </w:rPr>
        <w:t xml:space="preserve"> soubor je vytvořen pod zadaným jménem, případ</w:t>
      </w:r>
      <w:r>
        <w:rPr>
          <w:sz w:val="24"/>
          <w:szCs w:val="24"/>
        </w:rPr>
        <w:t>n</w:t>
      </w:r>
      <w:r w:rsidR="00DF13B1">
        <w:rPr>
          <w:sz w:val="24"/>
          <w:szCs w:val="24"/>
        </w:rPr>
        <w:t xml:space="preserve">ě jsou data </w:t>
      </w:r>
      <w:r>
        <w:rPr>
          <w:sz w:val="24"/>
          <w:szCs w:val="24"/>
        </w:rPr>
        <w:t xml:space="preserve">načtena </w:t>
      </w:r>
      <w:r w:rsidR="00A94750">
        <w:rPr>
          <w:sz w:val="24"/>
          <w:szCs w:val="24"/>
        </w:rPr>
        <w:t xml:space="preserve">z </w:t>
      </w:r>
      <w:r w:rsidR="005B0A89">
        <w:rPr>
          <w:sz w:val="24"/>
          <w:szCs w:val="24"/>
        </w:rPr>
        <w:t>již vytvořeného souboru bez dalších informací pro uživatele. Pří výskytu</w:t>
      </w:r>
      <w:r w:rsidR="00F05134">
        <w:rPr>
          <w:sz w:val="24"/>
          <w:szCs w:val="24"/>
        </w:rPr>
        <w:t xml:space="preserve"> chyby umož</w:t>
      </w:r>
      <w:r w:rsidR="00C2614E">
        <w:rPr>
          <w:sz w:val="24"/>
          <w:szCs w:val="24"/>
        </w:rPr>
        <w:t>ň</w:t>
      </w:r>
      <w:r w:rsidR="00F05134">
        <w:rPr>
          <w:sz w:val="24"/>
          <w:szCs w:val="24"/>
        </w:rPr>
        <w:t>uje chybové hlášení obsahující popis chyby</w:t>
      </w:r>
      <w:r w:rsidR="005B0A89">
        <w:rPr>
          <w:sz w:val="24"/>
          <w:szCs w:val="24"/>
        </w:rPr>
        <w:t xml:space="preserve"> danou akc</w:t>
      </w:r>
      <w:r>
        <w:rPr>
          <w:sz w:val="24"/>
          <w:szCs w:val="24"/>
        </w:rPr>
        <w:t>i vykonat i s</w:t>
      </w:r>
      <w:r w:rsidR="00F05134">
        <w:rPr>
          <w:sz w:val="24"/>
          <w:szCs w:val="24"/>
        </w:rPr>
        <w:t> vyskytnut</w:t>
      </w:r>
      <w:r>
        <w:rPr>
          <w:sz w:val="24"/>
          <w:szCs w:val="24"/>
        </w:rPr>
        <w:t>ou chybou.</w:t>
      </w:r>
      <w:r w:rsidR="005B0A89">
        <w:rPr>
          <w:sz w:val="24"/>
          <w:szCs w:val="24"/>
        </w:rPr>
        <w:t xml:space="preserve"> Pro tuto akci slouží tlačítko </w:t>
      </w:r>
      <w:r w:rsidR="005B0A89" w:rsidRPr="000D67DF">
        <w:rPr>
          <w:i/>
          <w:sz w:val="24"/>
          <w:szCs w:val="24"/>
        </w:rPr>
        <w:t>Accept</w:t>
      </w:r>
      <w:r w:rsidR="005B0A89">
        <w:rPr>
          <w:b/>
          <w:i/>
          <w:sz w:val="24"/>
          <w:szCs w:val="24"/>
        </w:rPr>
        <w:t>,</w:t>
      </w:r>
      <w:r w:rsidR="005B0A89">
        <w:rPr>
          <w:sz w:val="24"/>
          <w:szCs w:val="24"/>
        </w:rPr>
        <w:t xml:space="preserve"> pro odvolání tlačítko </w:t>
      </w:r>
      <w:r w:rsidR="005B0A89" w:rsidRPr="000D67DF">
        <w:rPr>
          <w:i/>
          <w:sz w:val="24"/>
          <w:szCs w:val="24"/>
        </w:rPr>
        <w:t>Cancel</w:t>
      </w:r>
      <w:r w:rsidR="005B0A89">
        <w:rPr>
          <w:b/>
          <w:i/>
          <w:sz w:val="24"/>
          <w:szCs w:val="24"/>
        </w:rPr>
        <w:t xml:space="preserve"> </w:t>
      </w:r>
      <w:r w:rsidR="005B0A89">
        <w:rPr>
          <w:sz w:val="24"/>
          <w:szCs w:val="24"/>
        </w:rPr>
        <w:t>viz Obr 3</w:t>
      </w:r>
      <w:r w:rsidR="006B084B">
        <w:rPr>
          <w:sz w:val="24"/>
          <w:szCs w:val="24"/>
        </w:rPr>
        <w:t>4</w:t>
      </w:r>
      <w:r w:rsidR="005B0A89">
        <w:rPr>
          <w:sz w:val="24"/>
          <w:szCs w:val="24"/>
        </w:rPr>
        <w:t>.</w:t>
      </w:r>
    </w:p>
    <w:p w14:paraId="563B6B7A" w14:textId="77777777" w:rsidR="0001206E" w:rsidRDefault="00305EDB" w:rsidP="001E70E5">
      <w:pPr>
        <w:pStyle w:val="Nadpis2"/>
      </w:pPr>
      <w:bookmarkStart w:id="117" w:name="_Toc481097112"/>
      <w:r>
        <w:t>6.7</w:t>
      </w:r>
      <w:r w:rsidR="0001206E">
        <w:tab/>
      </w:r>
      <w:r w:rsidR="00D30F21">
        <w:t>Práce se soubory</w:t>
      </w:r>
      <w:bookmarkEnd w:id="117"/>
    </w:p>
    <w:p w14:paraId="563B6B7B" w14:textId="7CCC501E" w:rsidR="003262C2" w:rsidRDefault="003A15F3" w:rsidP="003A15F3">
      <w:pPr>
        <w:spacing w:line="360" w:lineRule="auto"/>
        <w:jc w:val="both"/>
        <w:rPr>
          <w:sz w:val="24"/>
          <w:szCs w:val="24"/>
        </w:rPr>
      </w:pPr>
      <w:r w:rsidRPr="003A15F3">
        <w:rPr>
          <w:sz w:val="24"/>
          <w:szCs w:val="24"/>
        </w:rPr>
        <w:t xml:space="preserve">Aplikace </w:t>
      </w:r>
      <w:r>
        <w:rPr>
          <w:sz w:val="24"/>
          <w:szCs w:val="24"/>
        </w:rPr>
        <w:t>umož</w:t>
      </w:r>
      <w:r w:rsidR="00C2614E">
        <w:rPr>
          <w:sz w:val="24"/>
          <w:szCs w:val="24"/>
        </w:rPr>
        <w:t>ň</w:t>
      </w:r>
      <w:r>
        <w:rPr>
          <w:sz w:val="24"/>
          <w:szCs w:val="24"/>
        </w:rPr>
        <w:t xml:space="preserve">uje zpracovávat jak již uložené soubory typu XML pro jejich další úpravu, tak ukládat nově vytvořený proces rovněž do XML. Obě tyto akce lze vyvolat z menu popsaného v kapitole </w:t>
      </w:r>
      <w:r w:rsidR="00D04C73">
        <w:rPr>
          <w:sz w:val="24"/>
          <w:szCs w:val="24"/>
        </w:rPr>
        <w:t>6.2.3</w:t>
      </w:r>
      <w:r>
        <w:rPr>
          <w:sz w:val="24"/>
          <w:szCs w:val="24"/>
        </w:rPr>
        <w:t>. V obou případech je vyvoláno klasické okno operačního systému, pro výběr souboru k načtení nebo zadání jména a vybrání složky pro ulo</w:t>
      </w:r>
      <w:r w:rsidR="00024FE9">
        <w:rPr>
          <w:sz w:val="24"/>
          <w:szCs w:val="24"/>
        </w:rPr>
        <w:t>žení. Typ souboru pro načtení i </w:t>
      </w:r>
      <w:r>
        <w:rPr>
          <w:sz w:val="24"/>
          <w:szCs w:val="24"/>
        </w:rPr>
        <w:t xml:space="preserve">uložení je automaticky XML. Toto nastavení nelze změnit </w:t>
      </w:r>
      <w:r w:rsidR="004B3D7D">
        <w:rPr>
          <w:sz w:val="24"/>
          <w:szCs w:val="24"/>
        </w:rPr>
        <w:t xml:space="preserve">na jiné typy souborů. </w:t>
      </w:r>
    </w:p>
    <w:p w14:paraId="563B6B7C" w14:textId="7D2E6E12" w:rsidR="001E70E5" w:rsidRDefault="001E70E5" w:rsidP="008D3E1F">
      <w:pPr>
        <w:pStyle w:val="Nadpis1"/>
        <w:numPr>
          <w:ilvl w:val="0"/>
          <w:numId w:val="17"/>
        </w:numPr>
      </w:pPr>
      <w:bookmarkStart w:id="118" w:name="_Toc481097113"/>
      <w:r w:rsidRPr="001E70E5">
        <w:t>Testování</w:t>
      </w:r>
      <w:bookmarkEnd w:id="118"/>
    </w:p>
    <w:p w14:paraId="112AFDF0" w14:textId="02C7E81F" w:rsidR="001E2496" w:rsidRDefault="0049572C" w:rsidP="00840A5D">
      <w:pPr>
        <w:spacing w:line="360" w:lineRule="auto"/>
        <w:jc w:val="both"/>
        <w:rPr>
          <w:sz w:val="24"/>
          <w:szCs w:val="24"/>
        </w:rPr>
      </w:pPr>
      <w:r>
        <w:rPr>
          <w:sz w:val="24"/>
          <w:szCs w:val="24"/>
        </w:rPr>
        <w:t xml:space="preserve">Aplikace byla </w:t>
      </w:r>
      <w:r w:rsidR="00F216A5">
        <w:rPr>
          <w:sz w:val="24"/>
          <w:szCs w:val="24"/>
        </w:rPr>
        <w:t>testována</w:t>
      </w:r>
      <w:r w:rsidR="00840A5D">
        <w:rPr>
          <w:sz w:val="24"/>
          <w:szCs w:val="24"/>
        </w:rPr>
        <w:t xml:space="preserve"> </w:t>
      </w:r>
      <w:r w:rsidR="008F2737">
        <w:rPr>
          <w:sz w:val="24"/>
          <w:szCs w:val="24"/>
        </w:rPr>
        <w:t xml:space="preserve">v průběhu vývoje </w:t>
      </w:r>
      <w:r w:rsidR="00840A5D">
        <w:rPr>
          <w:sz w:val="24"/>
          <w:szCs w:val="24"/>
        </w:rPr>
        <w:t xml:space="preserve">za pomoci jednotkových testů. Pro vytvoření jednotkových testů bylo využito vývojové prostředí </w:t>
      </w:r>
      <w:r w:rsidR="00840A5D" w:rsidRPr="00D835CD">
        <w:rPr>
          <w:i/>
          <w:sz w:val="24"/>
          <w:szCs w:val="24"/>
        </w:rPr>
        <w:t>Eclipse</w:t>
      </w:r>
      <w:r w:rsidR="00840A5D" w:rsidRPr="00D835CD">
        <w:rPr>
          <w:sz w:val="24"/>
          <w:szCs w:val="24"/>
        </w:rPr>
        <w:t xml:space="preserve"> s knihovnami </w:t>
      </w:r>
      <w:r w:rsidR="00840A5D" w:rsidRPr="00D835CD">
        <w:rPr>
          <w:i/>
          <w:sz w:val="24"/>
          <w:szCs w:val="24"/>
        </w:rPr>
        <w:t>JUnit 4</w:t>
      </w:r>
      <w:r w:rsidR="00840A5D" w:rsidRPr="00D835CD">
        <w:rPr>
          <w:sz w:val="24"/>
          <w:szCs w:val="24"/>
        </w:rPr>
        <w:t xml:space="preserve"> a </w:t>
      </w:r>
      <w:r w:rsidR="00840A5D" w:rsidRPr="00D835CD">
        <w:rPr>
          <w:i/>
          <w:sz w:val="24"/>
          <w:szCs w:val="24"/>
        </w:rPr>
        <w:t>TestFX</w:t>
      </w:r>
      <w:r w:rsidR="00840A5D" w:rsidRPr="00D835CD">
        <w:rPr>
          <w:sz w:val="24"/>
          <w:szCs w:val="24"/>
        </w:rPr>
        <w:t xml:space="preserve"> ve verzi </w:t>
      </w:r>
      <w:r w:rsidR="00840A5D" w:rsidRPr="00D835CD">
        <w:rPr>
          <w:i/>
          <w:sz w:val="24"/>
          <w:szCs w:val="24"/>
        </w:rPr>
        <w:t>4.0.1</w:t>
      </w:r>
      <w:r w:rsidR="00840A5D" w:rsidRPr="00D835CD">
        <w:rPr>
          <w:sz w:val="24"/>
          <w:szCs w:val="24"/>
        </w:rPr>
        <w:t>.</w:t>
      </w:r>
      <w:r w:rsidR="00CA2437">
        <w:rPr>
          <w:sz w:val="24"/>
          <w:szCs w:val="24"/>
        </w:rPr>
        <w:t xml:space="preserve"> Výsledná aplikace prošla všemi funkčními testy. Jednotkové testy pokrývají 60% funkčnosti aplikace. Větší počet funkčních testů nebyl možný z důvodu neúplné znalosti možností testovací knihovny TestFX. </w:t>
      </w:r>
    </w:p>
    <w:p w14:paraId="13344BC9" w14:textId="1E319B31" w:rsidR="00840A5D" w:rsidRDefault="008F2737" w:rsidP="00840A5D">
      <w:pPr>
        <w:spacing w:line="360" w:lineRule="auto"/>
        <w:jc w:val="both"/>
        <w:rPr>
          <w:sz w:val="24"/>
          <w:szCs w:val="24"/>
        </w:rPr>
      </w:pPr>
      <w:r>
        <w:rPr>
          <w:sz w:val="24"/>
          <w:szCs w:val="24"/>
        </w:rPr>
        <w:t>Pro další testování byli zvoleni t</w:t>
      </w:r>
      <w:r w:rsidR="00840A5D">
        <w:rPr>
          <w:sz w:val="24"/>
          <w:szCs w:val="24"/>
        </w:rPr>
        <w:t>esteři (vybraní uživatelé)</w:t>
      </w:r>
      <w:r>
        <w:rPr>
          <w:sz w:val="24"/>
          <w:szCs w:val="24"/>
        </w:rPr>
        <w:t>, kteří</w:t>
      </w:r>
      <w:r w:rsidR="00840A5D">
        <w:rPr>
          <w:sz w:val="24"/>
          <w:szCs w:val="24"/>
        </w:rPr>
        <w:t xml:space="preserve"> dostali již hotovou aplikaci, na které měli za úkol vyzkoušet její vlastnosti nebo alespoň její nejdůležitější funkce jako jsou například:</w:t>
      </w:r>
    </w:p>
    <w:p w14:paraId="584C098D" w14:textId="7CBC5333" w:rsidR="00840A5D" w:rsidRDefault="00840A5D" w:rsidP="00840A5D">
      <w:pPr>
        <w:pStyle w:val="Odstavecseseznamem"/>
        <w:numPr>
          <w:ilvl w:val="0"/>
          <w:numId w:val="19"/>
        </w:numPr>
        <w:spacing w:line="360" w:lineRule="auto"/>
        <w:jc w:val="both"/>
        <w:rPr>
          <w:sz w:val="24"/>
          <w:szCs w:val="24"/>
        </w:rPr>
      </w:pPr>
      <w:r>
        <w:rPr>
          <w:sz w:val="24"/>
          <w:szCs w:val="24"/>
        </w:rPr>
        <w:t>vytvoření procesu vývoje,</w:t>
      </w:r>
    </w:p>
    <w:p w14:paraId="78175484" w14:textId="5FD0BE8A" w:rsidR="00840A5D" w:rsidRDefault="00840A5D" w:rsidP="00840A5D">
      <w:pPr>
        <w:pStyle w:val="Odstavecseseznamem"/>
        <w:numPr>
          <w:ilvl w:val="0"/>
          <w:numId w:val="19"/>
        </w:numPr>
        <w:spacing w:line="360" w:lineRule="auto"/>
        <w:jc w:val="both"/>
        <w:rPr>
          <w:sz w:val="24"/>
          <w:szCs w:val="24"/>
        </w:rPr>
      </w:pPr>
      <w:r>
        <w:rPr>
          <w:sz w:val="24"/>
          <w:szCs w:val="24"/>
        </w:rPr>
        <w:t>kopírování, vkládání a odstraňování jednotlivých segmentů,</w:t>
      </w:r>
    </w:p>
    <w:p w14:paraId="734D6F86" w14:textId="662AAD71" w:rsidR="00840A5D" w:rsidRDefault="00840A5D" w:rsidP="008D3E1F">
      <w:pPr>
        <w:pStyle w:val="Odstavecseseznamem"/>
        <w:numPr>
          <w:ilvl w:val="0"/>
          <w:numId w:val="19"/>
        </w:numPr>
        <w:spacing w:line="360" w:lineRule="auto"/>
        <w:jc w:val="both"/>
        <w:rPr>
          <w:sz w:val="24"/>
          <w:szCs w:val="24"/>
        </w:rPr>
      </w:pPr>
      <w:r>
        <w:rPr>
          <w:sz w:val="24"/>
          <w:szCs w:val="24"/>
        </w:rPr>
        <w:t>uložení a načtení vytvořeného procesu,</w:t>
      </w:r>
    </w:p>
    <w:p w14:paraId="597DC8C5" w14:textId="701B7074" w:rsidR="00840A5D" w:rsidRDefault="006C2532" w:rsidP="008D3E1F">
      <w:pPr>
        <w:pStyle w:val="Odstavecseseznamem"/>
        <w:numPr>
          <w:ilvl w:val="0"/>
          <w:numId w:val="19"/>
        </w:numPr>
        <w:spacing w:line="360" w:lineRule="auto"/>
        <w:jc w:val="both"/>
        <w:rPr>
          <w:sz w:val="24"/>
          <w:szCs w:val="24"/>
        </w:rPr>
      </w:pPr>
      <w:r>
        <w:rPr>
          <w:sz w:val="24"/>
          <w:szCs w:val="24"/>
        </w:rPr>
        <w:t>vyzkoušení d</w:t>
      </w:r>
      <w:r w:rsidR="00840A5D" w:rsidRPr="008D3E1F">
        <w:rPr>
          <w:sz w:val="24"/>
          <w:szCs w:val="24"/>
        </w:rPr>
        <w:t>rag</w:t>
      </w:r>
      <w:r>
        <w:rPr>
          <w:sz w:val="24"/>
          <w:szCs w:val="24"/>
        </w:rPr>
        <w:t xml:space="preserve"> and d</w:t>
      </w:r>
      <w:r w:rsidR="00840A5D" w:rsidRPr="008D3E1F">
        <w:rPr>
          <w:sz w:val="24"/>
          <w:szCs w:val="24"/>
        </w:rPr>
        <w:t>rop funkčnosti</w:t>
      </w:r>
      <w:r w:rsidR="00840A5D">
        <w:rPr>
          <w:sz w:val="24"/>
          <w:szCs w:val="24"/>
        </w:rPr>
        <w:t>,</w:t>
      </w:r>
    </w:p>
    <w:p w14:paraId="67B6012F" w14:textId="78203630" w:rsidR="008F2737" w:rsidRPr="008F2737" w:rsidRDefault="008F2737" w:rsidP="008F2737">
      <w:pPr>
        <w:spacing w:line="360" w:lineRule="auto"/>
        <w:jc w:val="both"/>
        <w:rPr>
          <w:sz w:val="24"/>
          <w:szCs w:val="24"/>
        </w:rPr>
      </w:pPr>
      <w:r w:rsidRPr="008F2737">
        <w:rPr>
          <w:sz w:val="24"/>
          <w:szCs w:val="24"/>
        </w:rPr>
        <w:lastRenderedPageBreak/>
        <w:t xml:space="preserve">Byla zvolena </w:t>
      </w:r>
      <w:r>
        <w:rPr>
          <w:sz w:val="24"/>
          <w:szCs w:val="24"/>
        </w:rPr>
        <w:t xml:space="preserve">pěti </w:t>
      </w:r>
      <w:r w:rsidRPr="008F2737">
        <w:rPr>
          <w:sz w:val="24"/>
          <w:szCs w:val="24"/>
        </w:rPr>
        <w:t xml:space="preserve">členná skupina testerů s různými </w:t>
      </w:r>
      <w:r w:rsidR="004E727F">
        <w:rPr>
          <w:sz w:val="24"/>
          <w:szCs w:val="24"/>
        </w:rPr>
        <w:t>schopnostmi</w:t>
      </w:r>
      <w:r>
        <w:rPr>
          <w:sz w:val="24"/>
          <w:szCs w:val="24"/>
        </w:rPr>
        <w:t xml:space="preserve"> využívání PC</w:t>
      </w:r>
      <w:r w:rsidR="00EE48A7">
        <w:rPr>
          <w:sz w:val="24"/>
          <w:szCs w:val="24"/>
        </w:rPr>
        <w:t>,</w:t>
      </w:r>
      <w:r>
        <w:rPr>
          <w:sz w:val="24"/>
          <w:szCs w:val="24"/>
        </w:rPr>
        <w:t xml:space="preserve"> například</w:t>
      </w:r>
      <w:r w:rsidR="00EE48A7">
        <w:rPr>
          <w:sz w:val="24"/>
          <w:szCs w:val="24"/>
        </w:rPr>
        <w:t xml:space="preserve"> projektant SW, studentka gymnázia, hotelový manager. </w:t>
      </w:r>
    </w:p>
    <w:p w14:paraId="2962AE60" w14:textId="5670E9B1" w:rsidR="00F216A5" w:rsidRDefault="00F216A5" w:rsidP="008D3E1F">
      <w:pPr>
        <w:pStyle w:val="Nadpis2"/>
      </w:pPr>
      <w:bookmarkStart w:id="119" w:name="_Toc481097114"/>
      <w:r>
        <w:t>7.1</w:t>
      </w:r>
      <w:r>
        <w:tab/>
        <w:t>Výsledky testování</w:t>
      </w:r>
      <w:bookmarkEnd w:id="119"/>
    </w:p>
    <w:p w14:paraId="44C1FF72" w14:textId="106F95E8" w:rsidR="00F216A5" w:rsidRDefault="00F216A5" w:rsidP="008D3E1F">
      <w:pPr>
        <w:spacing w:line="360" w:lineRule="auto"/>
        <w:jc w:val="both"/>
        <w:rPr>
          <w:sz w:val="24"/>
          <w:szCs w:val="24"/>
        </w:rPr>
      </w:pPr>
      <w:r>
        <w:rPr>
          <w:sz w:val="24"/>
          <w:szCs w:val="24"/>
        </w:rPr>
        <w:t>Během tes</w:t>
      </w:r>
      <w:r w:rsidR="006D09C0">
        <w:rPr>
          <w:sz w:val="24"/>
          <w:szCs w:val="24"/>
        </w:rPr>
        <w:t>tování byla testery</w:t>
      </w:r>
      <w:r>
        <w:rPr>
          <w:sz w:val="24"/>
          <w:szCs w:val="24"/>
        </w:rPr>
        <w:t xml:space="preserve"> zjištěn</w:t>
      </w:r>
      <w:r w:rsidR="006D09C0">
        <w:rPr>
          <w:sz w:val="24"/>
          <w:szCs w:val="24"/>
        </w:rPr>
        <w:t xml:space="preserve">a možnost vytvoření relace u některého </w:t>
      </w:r>
      <w:r w:rsidR="0049572C">
        <w:rPr>
          <w:sz w:val="24"/>
          <w:szCs w:val="24"/>
        </w:rPr>
        <w:t>z elementů</w:t>
      </w:r>
      <w:r w:rsidR="006D09C0">
        <w:rPr>
          <w:sz w:val="24"/>
          <w:szCs w:val="24"/>
        </w:rPr>
        <w:t xml:space="preserve"> umožňující</w:t>
      </w:r>
      <w:r w:rsidR="00D835CD">
        <w:rPr>
          <w:sz w:val="24"/>
          <w:szCs w:val="24"/>
        </w:rPr>
        <w:t>c</w:t>
      </w:r>
      <w:r w:rsidR="0049572C">
        <w:rPr>
          <w:sz w:val="24"/>
          <w:szCs w:val="24"/>
        </w:rPr>
        <w:t>ho</w:t>
      </w:r>
      <w:r w:rsidR="006D09C0">
        <w:rPr>
          <w:sz w:val="24"/>
          <w:szCs w:val="24"/>
        </w:rPr>
        <w:t xml:space="preserve"> propojení, například Change, samo se sebou. Tato chyba byla opravena rozšířením logiky řízení relací o zákaz spojení prvku se stejnou identifikací jako počáteční prvek. </w:t>
      </w:r>
    </w:p>
    <w:p w14:paraId="42A35B89" w14:textId="02A806EA" w:rsidR="006D09C0" w:rsidRDefault="006D09C0" w:rsidP="008D3E1F">
      <w:pPr>
        <w:spacing w:line="360" w:lineRule="auto"/>
        <w:jc w:val="both"/>
        <w:rPr>
          <w:sz w:val="24"/>
          <w:szCs w:val="24"/>
        </w:rPr>
      </w:pPr>
      <w:r>
        <w:rPr>
          <w:sz w:val="24"/>
          <w:szCs w:val="24"/>
        </w:rPr>
        <w:t xml:space="preserve">Jako druhý problém, byla zjištěna možnost přetažení drag and drop prvku kreslícího plátna mimo jeho plochu. Tento problém byl vyřešen porovnáním polohy prvku s hranicemi </w:t>
      </w:r>
      <w:r w:rsidR="00E53CCA">
        <w:rPr>
          <w:sz w:val="24"/>
          <w:szCs w:val="24"/>
        </w:rPr>
        <w:t>plátna po dokončení tahu s daným prvkem. Pokud se prvek nachází mimo hranice plátna,</w:t>
      </w:r>
      <w:r w:rsidR="008D3E1F">
        <w:rPr>
          <w:sz w:val="24"/>
          <w:szCs w:val="24"/>
        </w:rPr>
        <w:t xml:space="preserve"> je </w:t>
      </w:r>
      <w:r w:rsidR="00E53CCA">
        <w:rPr>
          <w:sz w:val="24"/>
          <w:szCs w:val="24"/>
        </w:rPr>
        <w:t xml:space="preserve">automaticky stažen na jeho nejbližší </w:t>
      </w:r>
      <w:r w:rsidR="008D3E1F">
        <w:rPr>
          <w:sz w:val="24"/>
          <w:szCs w:val="24"/>
        </w:rPr>
        <w:t>okraj</w:t>
      </w:r>
      <w:r w:rsidR="00E53CCA">
        <w:rPr>
          <w:sz w:val="24"/>
          <w:szCs w:val="24"/>
        </w:rPr>
        <w:t xml:space="preserve">. </w:t>
      </w:r>
    </w:p>
    <w:p w14:paraId="21FF35A5" w14:textId="417CDCE0" w:rsidR="00E53CCA" w:rsidRDefault="00E53CCA" w:rsidP="008D3E1F">
      <w:pPr>
        <w:spacing w:line="360" w:lineRule="auto"/>
        <w:jc w:val="both"/>
        <w:rPr>
          <w:sz w:val="24"/>
          <w:szCs w:val="24"/>
        </w:rPr>
      </w:pPr>
      <w:r>
        <w:rPr>
          <w:sz w:val="24"/>
          <w:szCs w:val="24"/>
        </w:rPr>
        <w:t>Testeři měli také poznámky ke grafické části aplikace. Některé byly zapracované do výsledné podoby aplikace, například zvětšení potvrzovacíc</w:t>
      </w:r>
      <w:r w:rsidR="008D3E1F">
        <w:rPr>
          <w:sz w:val="24"/>
          <w:szCs w:val="24"/>
        </w:rPr>
        <w:t>h tlačítek uvnitř formulářů,</w:t>
      </w:r>
      <w:r>
        <w:rPr>
          <w:sz w:val="24"/>
          <w:szCs w:val="24"/>
        </w:rPr>
        <w:t xml:space="preserve"> </w:t>
      </w:r>
      <w:r w:rsidR="008D3E1F">
        <w:rPr>
          <w:sz w:val="24"/>
          <w:szCs w:val="24"/>
        </w:rPr>
        <w:t>vytvoř</w:t>
      </w:r>
      <w:r>
        <w:rPr>
          <w:sz w:val="24"/>
          <w:szCs w:val="24"/>
        </w:rPr>
        <w:t>ení tlačítka pro smazání prvku z</w:t>
      </w:r>
      <w:r w:rsidR="008D3E1F">
        <w:rPr>
          <w:sz w:val="24"/>
          <w:szCs w:val="24"/>
        </w:rPr>
        <w:t> </w:t>
      </w:r>
      <w:r>
        <w:rPr>
          <w:sz w:val="24"/>
          <w:szCs w:val="24"/>
        </w:rPr>
        <w:t>tabulky</w:t>
      </w:r>
      <w:r w:rsidR="008D3E1F">
        <w:rPr>
          <w:sz w:val="24"/>
          <w:szCs w:val="24"/>
        </w:rPr>
        <w:t xml:space="preserve"> nebo přepracování některých hlášení</w:t>
      </w:r>
      <w:r>
        <w:rPr>
          <w:sz w:val="24"/>
          <w:szCs w:val="24"/>
        </w:rPr>
        <w:t>. Velká množina těchto připomínek plynula z</w:t>
      </w:r>
      <w:r w:rsidR="008D3E1F">
        <w:rPr>
          <w:sz w:val="24"/>
          <w:szCs w:val="24"/>
        </w:rPr>
        <w:t xml:space="preserve"> neúplné znalosti problematiky. </w:t>
      </w:r>
      <w:r>
        <w:rPr>
          <w:sz w:val="24"/>
          <w:szCs w:val="24"/>
        </w:rPr>
        <w:t xml:space="preserve"> </w:t>
      </w:r>
    </w:p>
    <w:p w14:paraId="6E3251D1" w14:textId="4337CB29" w:rsidR="00EE48A7" w:rsidRPr="008D3E1F" w:rsidRDefault="00EE48A7" w:rsidP="008D3E1F">
      <w:pPr>
        <w:spacing w:line="360" w:lineRule="auto"/>
        <w:jc w:val="both"/>
        <w:rPr>
          <w:sz w:val="24"/>
          <w:szCs w:val="24"/>
        </w:rPr>
      </w:pPr>
      <w:r>
        <w:rPr>
          <w:sz w:val="24"/>
          <w:szCs w:val="24"/>
        </w:rPr>
        <w:t xml:space="preserve">Hlavní problémy odhalené uživatelským testováním byly odstraněny. Uživatelé považují aplikaci za přehlednou a intuitivní. </w:t>
      </w:r>
    </w:p>
    <w:p w14:paraId="563B6B7D" w14:textId="77777777" w:rsidR="001E70E5" w:rsidRDefault="001E70E5" w:rsidP="00874C0C">
      <w:pPr>
        <w:pStyle w:val="Nadpis1"/>
      </w:pPr>
      <w:bookmarkStart w:id="120" w:name="_Toc481097115"/>
      <w:r>
        <w:t>8</w:t>
      </w:r>
      <w:r>
        <w:tab/>
      </w:r>
      <w:r w:rsidR="00244FC2">
        <w:t>Možná r</w:t>
      </w:r>
      <w:r w:rsidRPr="001E70E5">
        <w:t>ozšíření Aplikace</w:t>
      </w:r>
      <w:bookmarkEnd w:id="120"/>
    </w:p>
    <w:p w14:paraId="563B6B7E" w14:textId="77777777" w:rsidR="00244FC2" w:rsidRDefault="00244FC2" w:rsidP="00244FC2">
      <w:pPr>
        <w:spacing w:line="360" w:lineRule="auto"/>
        <w:jc w:val="both"/>
        <w:rPr>
          <w:sz w:val="24"/>
          <w:szCs w:val="24"/>
        </w:rPr>
      </w:pPr>
      <w:r w:rsidRPr="00244FC2">
        <w:rPr>
          <w:sz w:val="24"/>
          <w:szCs w:val="24"/>
        </w:rPr>
        <w:t xml:space="preserve">Aplikaci </w:t>
      </w:r>
      <w:r>
        <w:rPr>
          <w:sz w:val="24"/>
          <w:szCs w:val="24"/>
        </w:rPr>
        <w:t xml:space="preserve">lze </w:t>
      </w:r>
      <w:r w:rsidRPr="00244FC2">
        <w:rPr>
          <w:sz w:val="24"/>
          <w:szCs w:val="24"/>
        </w:rPr>
        <w:t xml:space="preserve">samozřejmě </w:t>
      </w:r>
      <w:r>
        <w:rPr>
          <w:sz w:val="24"/>
          <w:szCs w:val="24"/>
        </w:rPr>
        <w:t>dále rozšiřovat a upravovat. K již imple</w:t>
      </w:r>
      <w:r w:rsidR="00874C0C">
        <w:rPr>
          <w:sz w:val="24"/>
          <w:szCs w:val="24"/>
        </w:rPr>
        <w:t>mentovaným částem aplikace by mohly přibýt i další funkcionality. Mezi možná rozšíření, která by mohla být implementována</w:t>
      </w:r>
      <w:r w:rsidR="0062093B">
        <w:rPr>
          <w:sz w:val="24"/>
          <w:szCs w:val="24"/>
        </w:rPr>
        <w:t>,</w:t>
      </w:r>
      <w:r w:rsidR="00874C0C">
        <w:rPr>
          <w:sz w:val="24"/>
          <w:szCs w:val="24"/>
        </w:rPr>
        <w:t xml:space="preserve"> patří:</w:t>
      </w:r>
    </w:p>
    <w:p w14:paraId="563B6B7F" w14:textId="3093B2B0" w:rsidR="00874C0C" w:rsidRDefault="00C2614E" w:rsidP="00874C0C">
      <w:pPr>
        <w:pStyle w:val="Odstavecseseznamem"/>
        <w:numPr>
          <w:ilvl w:val="0"/>
          <w:numId w:val="18"/>
        </w:numPr>
        <w:spacing w:line="360" w:lineRule="auto"/>
        <w:jc w:val="both"/>
        <w:rPr>
          <w:sz w:val="24"/>
          <w:szCs w:val="24"/>
        </w:rPr>
      </w:pPr>
      <w:r>
        <w:rPr>
          <w:sz w:val="24"/>
          <w:szCs w:val="24"/>
        </w:rPr>
        <w:t>p</w:t>
      </w:r>
      <w:r w:rsidR="00874C0C">
        <w:rPr>
          <w:sz w:val="24"/>
          <w:szCs w:val="24"/>
        </w:rPr>
        <w:t>řehledový strom v levé části úvodní obrazovky</w:t>
      </w:r>
      <w:r>
        <w:rPr>
          <w:sz w:val="24"/>
          <w:szCs w:val="24"/>
        </w:rPr>
        <w:t>,</w:t>
      </w:r>
    </w:p>
    <w:p w14:paraId="563B6B80" w14:textId="0CD59C04" w:rsidR="00874C0C" w:rsidRDefault="00C2614E" w:rsidP="00874C0C">
      <w:pPr>
        <w:pStyle w:val="Odstavecseseznamem"/>
        <w:numPr>
          <w:ilvl w:val="0"/>
          <w:numId w:val="18"/>
        </w:numPr>
        <w:spacing w:line="360" w:lineRule="auto"/>
        <w:jc w:val="both"/>
        <w:rPr>
          <w:sz w:val="24"/>
          <w:szCs w:val="24"/>
        </w:rPr>
      </w:pPr>
      <w:r>
        <w:rPr>
          <w:sz w:val="24"/>
          <w:szCs w:val="24"/>
        </w:rPr>
        <w:t>u</w:t>
      </w:r>
      <w:r w:rsidR="00874C0C">
        <w:rPr>
          <w:sz w:val="24"/>
          <w:szCs w:val="24"/>
        </w:rPr>
        <w:t>živatelsky přívětivější výpis výsledku validace</w:t>
      </w:r>
      <w:r>
        <w:rPr>
          <w:sz w:val="24"/>
          <w:szCs w:val="24"/>
        </w:rPr>
        <w:t>,</w:t>
      </w:r>
    </w:p>
    <w:p w14:paraId="563B6B81" w14:textId="0F03394E" w:rsidR="00874C0C" w:rsidRDefault="00C2614E" w:rsidP="00874C0C">
      <w:pPr>
        <w:pStyle w:val="Odstavecseseznamem"/>
        <w:numPr>
          <w:ilvl w:val="0"/>
          <w:numId w:val="18"/>
        </w:numPr>
        <w:spacing w:line="360" w:lineRule="auto"/>
        <w:jc w:val="both"/>
        <w:rPr>
          <w:sz w:val="24"/>
          <w:szCs w:val="24"/>
        </w:rPr>
      </w:pPr>
      <w:r>
        <w:rPr>
          <w:sz w:val="24"/>
          <w:szCs w:val="24"/>
        </w:rPr>
        <w:t>m</w:t>
      </w:r>
      <w:r w:rsidR="00874C0C">
        <w:rPr>
          <w:sz w:val="24"/>
          <w:szCs w:val="24"/>
        </w:rPr>
        <w:t>ožnost měnit barevné schéma aplikace</w:t>
      </w:r>
      <w:r>
        <w:rPr>
          <w:sz w:val="24"/>
          <w:szCs w:val="24"/>
        </w:rPr>
        <w:t>,</w:t>
      </w:r>
    </w:p>
    <w:p w14:paraId="563B6B82" w14:textId="62157B3C" w:rsidR="00EA2A2C" w:rsidRDefault="000837C1" w:rsidP="00874C0C">
      <w:pPr>
        <w:pStyle w:val="Odstavecseseznamem"/>
        <w:numPr>
          <w:ilvl w:val="0"/>
          <w:numId w:val="18"/>
        </w:numPr>
        <w:spacing w:line="360" w:lineRule="auto"/>
        <w:jc w:val="both"/>
        <w:rPr>
          <w:sz w:val="24"/>
          <w:szCs w:val="24"/>
        </w:rPr>
      </w:pPr>
      <w:r>
        <w:rPr>
          <w:sz w:val="24"/>
          <w:szCs w:val="24"/>
        </w:rPr>
        <w:t xml:space="preserve">možnost </w:t>
      </w:r>
      <w:r w:rsidR="00C2614E">
        <w:rPr>
          <w:sz w:val="24"/>
          <w:szCs w:val="24"/>
        </w:rPr>
        <w:t>p</w:t>
      </w:r>
      <w:r w:rsidR="00787FFE">
        <w:rPr>
          <w:sz w:val="24"/>
          <w:szCs w:val="24"/>
        </w:rPr>
        <w:t>řesouvání</w:t>
      </w:r>
      <w:r>
        <w:rPr>
          <w:sz w:val="24"/>
          <w:szCs w:val="24"/>
        </w:rPr>
        <w:t>, kopírování a vkládání</w:t>
      </w:r>
      <w:r w:rsidR="00787FFE">
        <w:rPr>
          <w:sz w:val="24"/>
          <w:szCs w:val="24"/>
        </w:rPr>
        <w:t xml:space="preserve"> více prvků</w:t>
      </w:r>
      <w:r>
        <w:rPr>
          <w:sz w:val="24"/>
          <w:szCs w:val="24"/>
        </w:rPr>
        <w:t>,</w:t>
      </w:r>
    </w:p>
    <w:p w14:paraId="6637392D" w14:textId="17E87C38" w:rsidR="000837C1" w:rsidRDefault="000837C1" w:rsidP="00874C0C">
      <w:pPr>
        <w:pStyle w:val="Odstavecseseznamem"/>
        <w:numPr>
          <w:ilvl w:val="0"/>
          <w:numId w:val="18"/>
        </w:numPr>
        <w:spacing w:line="360" w:lineRule="auto"/>
        <w:jc w:val="both"/>
        <w:rPr>
          <w:sz w:val="24"/>
          <w:szCs w:val="24"/>
        </w:rPr>
      </w:pPr>
      <w:r>
        <w:rPr>
          <w:sz w:val="24"/>
          <w:szCs w:val="24"/>
        </w:rPr>
        <w:t>vylepšení vytváření relací</w:t>
      </w:r>
      <w:r w:rsidR="00F61EF2">
        <w:rPr>
          <w:sz w:val="24"/>
          <w:szCs w:val="24"/>
        </w:rPr>
        <w:t>.</w:t>
      </w:r>
    </w:p>
    <w:p w14:paraId="2CE45BF1" w14:textId="77777777" w:rsidR="00EA2A2C" w:rsidRDefault="00EA2A2C">
      <w:pPr>
        <w:rPr>
          <w:sz w:val="24"/>
          <w:szCs w:val="24"/>
        </w:rPr>
      </w:pPr>
      <w:r>
        <w:rPr>
          <w:sz w:val="24"/>
          <w:szCs w:val="24"/>
        </w:rPr>
        <w:br w:type="page"/>
      </w:r>
    </w:p>
    <w:p w14:paraId="563B6B83" w14:textId="77777777" w:rsidR="001E70E5" w:rsidRPr="001E70E5" w:rsidRDefault="001E70E5" w:rsidP="00874C0C">
      <w:pPr>
        <w:pStyle w:val="Nadpis1"/>
      </w:pPr>
      <w:bookmarkStart w:id="121" w:name="_Toc481097116"/>
      <w:r>
        <w:lastRenderedPageBreak/>
        <w:t>9</w:t>
      </w:r>
      <w:r>
        <w:tab/>
      </w:r>
      <w:r w:rsidRPr="001E70E5">
        <w:t>Závěr</w:t>
      </w:r>
      <w:bookmarkEnd w:id="121"/>
    </w:p>
    <w:p w14:paraId="056C9D72" w14:textId="1A80448E" w:rsidR="00EA2A2C" w:rsidRDefault="00B169EF" w:rsidP="00117677">
      <w:pPr>
        <w:spacing w:line="360" w:lineRule="auto"/>
        <w:jc w:val="both"/>
        <w:rPr>
          <w:sz w:val="24"/>
          <w:szCs w:val="24"/>
        </w:rPr>
      </w:pPr>
      <w:r>
        <w:rPr>
          <w:sz w:val="24"/>
          <w:szCs w:val="24"/>
        </w:rPr>
        <w:t xml:space="preserve">Cílem </w:t>
      </w:r>
      <w:r w:rsidR="004C7764">
        <w:rPr>
          <w:sz w:val="24"/>
          <w:szCs w:val="24"/>
        </w:rPr>
        <w:t xml:space="preserve">této bakalářské </w:t>
      </w:r>
      <w:r>
        <w:rPr>
          <w:sz w:val="24"/>
          <w:szCs w:val="24"/>
        </w:rPr>
        <w:t xml:space="preserve">práce bylo </w:t>
      </w:r>
      <w:r w:rsidR="004C7764">
        <w:rPr>
          <w:sz w:val="24"/>
          <w:szCs w:val="24"/>
        </w:rPr>
        <w:t>navrhnout, vytvořit a otestovat</w:t>
      </w:r>
      <w:r w:rsidR="0062093B">
        <w:rPr>
          <w:sz w:val="24"/>
          <w:szCs w:val="24"/>
        </w:rPr>
        <w:t xml:space="preserve"> rozšíření nástroje SPADe o </w:t>
      </w:r>
      <w:r w:rsidR="00117677" w:rsidRPr="00A77A85">
        <w:rPr>
          <w:sz w:val="24"/>
          <w:szCs w:val="24"/>
        </w:rPr>
        <w:t xml:space="preserve">grafický </w:t>
      </w:r>
      <w:r w:rsidR="00C2614E">
        <w:rPr>
          <w:sz w:val="24"/>
          <w:szCs w:val="24"/>
        </w:rPr>
        <w:t>editor modelů</w:t>
      </w:r>
      <w:r w:rsidR="00C2614E" w:rsidRPr="00A77A85">
        <w:rPr>
          <w:sz w:val="24"/>
          <w:szCs w:val="24"/>
        </w:rPr>
        <w:t xml:space="preserve"> </w:t>
      </w:r>
      <w:r w:rsidR="00117677" w:rsidRPr="00A77A85">
        <w:rPr>
          <w:sz w:val="24"/>
          <w:szCs w:val="24"/>
        </w:rPr>
        <w:t>pro namodelování procesů</w:t>
      </w:r>
      <w:r w:rsidR="00C2614E">
        <w:rPr>
          <w:sz w:val="24"/>
          <w:szCs w:val="24"/>
        </w:rPr>
        <w:t>, patternů a anti-patternů</w:t>
      </w:r>
      <w:r w:rsidR="004C7764">
        <w:rPr>
          <w:sz w:val="24"/>
          <w:szCs w:val="24"/>
        </w:rPr>
        <w:t>.</w:t>
      </w:r>
      <w:r w:rsidR="00EA2A2C">
        <w:rPr>
          <w:sz w:val="24"/>
          <w:szCs w:val="24"/>
        </w:rPr>
        <w:t xml:space="preserve"> Práce obsahuje porovnání dvou nástrojů pro tvorbu popisu procesů vývoje soft</w:t>
      </w:r>
      <w:r w:rsidR="00C8318C">
        <w:rPr>
          <w:sz w:val="24"/>
          <w:szCs w:val="24"/>
        </w:rPr>
        <w:t>ware IBM RMC a EPF Composer. Ty</w:t>
      </w:r>
      <w:r w:rsidR="00EA2A2C">
        <w:rPr>
          <w:sz w:val="24"/>
          <w:szCs w:val="24"/>
        </w:rPr>
        <w:t xml:space="preserve">to nástroje posloužily jako inspirace při vývoji </w:t>
      </w:r>
      <w:r w:rsidR="00C8318C">
        <w:rPr>
          <w:sz w:val="24"/>
          <w:szCs w:val="24"/>
        </w:rPr>
        <w:t>vlastní aplikace</w:t>
      </w:r>
      <w:r w:rsidR="0069729F">
        <w:rPr>
          <w:sz w:val="24"/>
          <w:szCs w:val="24"/>
        </w:rPr>
        <w:t>, jelikož jejich velká funkcionalita a nemožnost vytváření anti-patternů (vyznačení neexistence konkrétního segmentu) neumožnuje jejich přímé využití nástrojem SPADe</w:t>
      </w:r>
      <w:r w:rsidR="00C8318C">
        <w:rPr>
          <w:sz w:val="24"/>
          <w:szCs w:val="24"/>
        </w:rPr>
        <w:t xml:space="preserve">. Dále bylo potřeba prozkoumat procesní metamodel nástroje SPADe a následně podle tohoto modelu vytvořit XSD schéma, které umožňuje zachycení vytvořených modelů do XML formátu. Z tohoto důvodu byly zkoumány možnosti programovacího jazyka Java pro práci s XML soubory. </w:t>
      </w:r>
      <w:r w:rsidR="00A77E61">
        <w:rPr>
          <w:sz w:val="24"/>
          <w:szCs w:val="24"/>
        </w:rPr>
        <w:t>Jednotlivé parsery pro z</w:t>
      </w:r>
      <w:r w:rsidR="0069729F">
        <w:rPr>
          <w:sz w:val="24"/>
          <w:szCs w:val="24"/>
        </w:rPr>
        <w:t xml:space="preserve">pracování </w:t>
      </w:r>
      <w:r w:rsidR="00A77E61">
        <w:rPr>
          <w:sz w:val="24"/>
          <w:szCs w:val="24"/>
        </w:rPr>
        <w:t xml:space="preserve">elementů a jejich rozdělení podle způsobu zpracování. Byl vybrán parser JAXB. Dále byl zkoumán framework JavaFX sloužící k vytvoření GUI v jazyce Java a předešlé možnosti vytváření GUI.  </w:t>
      </w:r>
      <w:r w:rsidR="00623608">
        <w:rPr>
          <w:sz w:val="24"/>
          <w:szCs w:val="24"/>
        </w:rPr>
        <w:t xml:space="preserve">Tímto byly splněny 1 a 2 bod zadání v kapitolách 3 a 4.  </w:t>
      </w:r>
    </w:p>
    <w:p w14:paraId="24169C77" w14:textId="33FA817A" w:rsidR="00E96D21" w:rsidRDefault="00E96D21" w:rsidP="00117677">
      <w:pPr>
        <w:spacing w:line="360" w:lineRule="auto"/>
        <w:jc w:val="both"/>
        <w:rPr>
          <w:sz w:val="24"/>
          <w:szCs w:val="24"/>
        </w:rPr>
      </w:pPr>
      <w:r>
        <w:rPr>
          <w:sz w:val="24"/>
          <w:szCs w:val="24"/>
        </w:rPr>
        <w:t>V rámci práce jsem implementoval fun</w:t>
      </w:r>
      <w:r w:rsidR="00623608">
        <w:rPr>
          <w:sz w:val="24"/>
          <w:szCs w:val="24"/>
        </w:rPr>
        <w:t>kcionalitu popsanou v kapitole 5</w:t>
      </w:r>
      <w:r>
        <w:rPr>
          <w:sz w:val="24"/>
          <w:szCs w:val="24"/>
        </w:rPr>
        <w:t xml:space="preserve">. </w:t>
      </w:r>
      <w:r w:rsidR="006E5E89">
        <w:rPr>
          <w:sz w:val="24"/>
          <w:szCs w:val="24"/>
        </w:rPr>
        <w:t xml:space="preserve">Vytvořené XSD schéma obsahuje popisy datových struktur jednotlivých prvků procesu vývoje software, pro ukládání konkrétních hodnot, ale také slouží jako validační soubor pro ověření XML modelu. V grafické prostředí lze vytvářet proces vývoje software jak pomocí drag and drop komponent libovolně přemístitelných po plátně, tak vytváření jednotlivých částí pomocí přehledových tabulek. Mezi některými prvky obsaženými na kreslícím plátně lze vytvářet </w:t>
      </w:r>
      <w:r w:rsidR="00817336">
        <w:rPr>
          <w:sz w:val="24"/>
          <w:szCs w:val="24"/>
        </w:rPr>
        <w:t xml:space="preserve">relace jak pojmenované, tak bezejmenné. Tyto prvky lze pomocí kontextového menu kopírovat, vkládat do různých prvků případně je odstranit z plátna. </w:t>
      </w:r>
      <w:r w:rsidR="006E5E89">
        <w:rPr>
          <w:sz w:val="24"/>
          <w:szCs w:val="24"/>
        </w:rPr>
        <w:t>Aplikace umožňuje vytvořený proces, jak ukládat do XML souboru</w:t>
      </w:r>
      <w:r w:rsidR="00817336">
        <w:rPr>
          <w:sz w:val="24"/>
          <w:szCs w:val="24"/>
        </w:rPr>
        <w:t>,</w:t>
      </w:r>
      <w:r w:rsidR="006E5E89">
        <w:rPr>
          <w:sz w:val="24"/>
          <w:szCs w:val="24"/>
        </w:rPr>
        <w:t xml:space="preserve"> tak z něho následně číst.  </w:t>
      </w:r>
      <w:r w:rsidR="00623608" w:rsidRPr="00623608">
        <w:rPr>
          <w:sz w:val="24"/>
          <w:szCs w:val="24"/>
        </w:rPr>
        <w:t>Aplikace je funkční a odpovídá požadavkům, čímž je splněn 3. bod zadání.</w:t>
      </w:r>
    </w:p>
    <w:p w14:paraId="2689222F" w14:textId="1764A6D0" w:rsidR="00817336" w:rsidRDefault="00817336" w:rsidP="00117677">
      <w:pPr>
        <w:spacing w:line="360" w:lineRule="auto"/>
        <w:jc w:val="both"/>
        <w:rPr>
          <w:sz w:val="24"/>
          <w:szCs w:val="24"/>
        </w:rPr>
      </w:pPr>
      <w:r>
        <w:rPr>
          <w:sz w:val="24"/>
          <w:szCs w:val="24"/>
        </w:rPr>
        <w:t xml:space="preserve">Práce se potýká s několika technickými nedostatky jako například nemožnost přemisťovat větší množství prvků plátna navzájem stejně jako jejich vykopírování či vložení. Dále pak jednoduší grafické prvky jak uvnitř formulářů </w:t>
      </w:r>
      <w:r w:rsidR="000837C1">
        <w:rPr>
          <w:sz w:val="24"/>
          <w:szCs w:val="24"/>
        </w:rPr>
        <w:t>nebo</w:t>
      </w:r>
      <w:r>
        <w:rPr>
          <w:sz w:val="24"/>
          <w:szCs w:val="24"/>
        </w:rPr>
        <w:t xml:space="preserve"> pro vytváření relací. </w:t>
      </w:r>
      <w:r w:rsidR="000837C1">
        <w:rPr>
          <w:sz w:val="24"/>
          <w:szCs w:val="24"/>
        </w:rPr>
        <w:t xml:space="preserve">Některé tyto nedostatky by mohly být napraveny implementací možných rozšíření aplikace popsaných v kapitole 8. </w:t>
      </w:r>
    </w:p>
    <w:p w14:paraId="0B604611" w14:textId="58CEC0F3" w:rsidR="000837C1" w:rsidRDefault="000837C1" w:rsidP="00117677">
      <w:pPr>
        <w:spacing w:line="360" w:lineRule="auto"/>
        <w:jc w:val="both"/>
        <w:rPr>
          <w:sz w:val="24"/>
          <w:szCs w:val="24"/>
        </w:rPr>
      </w:pPr>
      <w:r>
        <w:rPr>
          <w:sz w:val="24"/>
          <w:szCs w:val="24"/>
        </w:rPr>
        <w:t xml:space="preserve">Aplikace byla testována pomocí testovacích knihoven JUnit 4 TestFX určené pro testování GUI vytvořených ve frameworku JavaFX. Výsledná aplikace byla předána 4 nezávislým testerům </w:t>
      </w:r>
      <w:r>
        <w:rPr>
          <w:sz w:val="24"/>
          <w:szCs w:val="24"/>
        </w:rPr>
        <w:lastRenderedPageBreak/>
        <w:t xml:space="preserve">s různými schopnostmi ovládání PC. </w:t>
      </w:r>
      <w:r w:rsidR="00F04A5E">
        <w:rPr>
          <w:sz w:val="24"/>
          <w:szCs w:val="24"/>
        </w:rPr>
        <w:t xml:space="preserve">Popisy některých nalezených problémů se nacházejí v kapitole 7. </w:t>
      </w:r>
      <w:r>
        <w:rPr>
          <w:sz w:val="24"/>
          <w:szCs w:val="24"/>
        </w:rPr>
        <w:t xml:space="preserve"> </w:t>
      </w:r>
      <w:r w:rsidR="00623608">
        <w:rPr>
          <w:sz w:val="24"/>
          <w:szCs w:val="24"/>
        </w:rPr>
        <w:t xml:space="preserve">Tímto byl splněn 4 bod zadání. </w:t>
      </w:r>
    </w:p>
    <w:p w14:paraId="4FAB6F65" w14:textId="10DA8EE4" w:rsidR="00EA2A2C" w:rsidRDefault="0069729F" w:rsidP="00117677">
      <w:pPr>
        <w:spacing w:line="360" w:lineRule="auto"/>
        <w:jc w:val="both"/>
        <w:rPr>
          <w:sz w:val="24"/>
          <w:szCs w:val="24"/>
        </w:rPr>
      </w:pPr>
      <w:r>
        <w:rPr>
          <w:sz w:val="24"/>
          <w:szCs w:val="24"/>
        </w:rPr>
        <w:t xml:space="preserve">Práce umožní následně další rozšíření nástroje SPADe o generování dotazů a hledání modelovaných vzorů v databázových systémech. Bude zapracována do výsledného grafického editoru nástroje SPADe, jako jeho další funkcionalita. </w:t>
      </w:r>
    </w:p>
    <w:p w14:paraId="563B6B85" w14:textId="542CE07E" w:rsidR="004C7764" w:rsidRDefault="00F04A5E" w:rsidP="00117677">
      <w:pPr>
        <w:spacing w:line="360" w:lineRule="auto"/>
        <w:jc w:val="both"/>
        <w:rPr>
          <w:sz w:val="24"/>
          <w:szCs w:val="24"/>
        </w:rPr>
      </w:pPr>
      <w:r>
        <w:rPr>
          <w:sz w:val="24"/>
          <w:szCs w:val="24"/>
        </w:rPr>
        <w:t xml:space="preserve">Hlavním cílem práce bylo vytvoření grafického nástroje pro popis procesu vývoje software. </w:t>
      </w:r>
      <w:r w:rsidR="004C7764">
        <w:rPr>
          <w:sz w:val="24"/>
          <w:szCs w:val="24"/>
        </w:rPr>
        <w:t xml:space="preserve">Tento cíl práce byl splněn. </w:t>
      </w:r>
      <w:r>
        <w:rPr>
          <w:sz w:val="24"/>
          <w:szCs w:val="24"/>
        </w:rPr>
        <w:t xml:space="preserve">Aplikace umožňuje základním způsobem pracovat s drag and drop prvky, dále pak editaci jednotlivých segmentů, které tyto prvky představují. Ukládání a načítání již vytvořených modelů a případně jejich validaci vůči popisu v XSD schématu. </w:t>
      </w:r>
    </w:p>
    <w:p w14:paraId="563B6B88" w14:textId="77777777" w:rsidR="00B169EF" w:rsidRDefault="00B169EF" w:rsidP="00B169EF">
      <w:pPr>
        <w:spacing w:line="360" w:lineRule="auto"/>
        <w:jc w:val="both"/>
        <w:rPr>
          <w:noProof/>
          <w:sz w:val="24"/>
          <w:szCs w:val="24"/>
          <w:lang w:eastAsia="cs-CZ"/>
        </w:rPr>
      </w:pPr>
    </w:p>
    <w:p w14:paraId="563B6B89" w14:textId="77777777" w:rsidR="002F3269" w:rsidRPr="002F3269" w:rsidRDefault="002F3269" w:rsidP="002F3269"/>
    <w:p w14:paraId="563B6B8A" w14:textId="77777777" w:rsidR="002F3269" w:rsidRDefault="002F3269">
      <w:pPr>
        <w:rPr>
          <w:sz w:val="24"/>
          <w:szCs w:val="24"/>
        </w:rPr>
      </w:pPr>
    </w:p>
    <w:p w14:paraId="563B6B8B" w14:textId="77777777" w:rsidR="00D846CB" w:rsidRDefault="00D846CB" w:rsidP="00D05CCB">
      <w:pPr>
        <w:rPr>
          <w:sz w:val="24"/>
          <w:szCs w:val="24"/>
        </w:rPr>
      </w:pPr>
    </w:p>
    <w:commentRangeStart w:id="122"/>
    <w:p w14:paraId="563B6B8C" w14:textId="77777777" w:rsidR="00D05CCB" w:rsidRDefault="00365878" w:rsidP="00D05CCB">
      <w:pPr>
        <w:pStyle w:val="Bibliografie"/>
        <w:rPr>
          <w:noProof/>
          <w:sz w:val="24"/>
          <w:szCs w:val="24"/>
          <w:lang w:val="en-US"/>
        </w:rPr>
      </w:pPr>
      <w:r>
        <w:rPr>
          <w:sz w:val="24"/>
          <w:szCs w:val="24"/>
        </w:rPr>
        <w:fldChar w:fldCharType="begin"/>
      </w:r>
      <w:r w:rsidR="00D846CB">
        <w:rPr>
          <w:sz w:val="24"/>
          <w:szCs w:val="24"/>
          <w:lang w:val="en-US"/>
        </w:rPr>
        <w:instrText xml:space="preserve"> BIBLIOGRAPHY  \l 1033 </w:instrText>
      </w:r>
      <w:r>
        <w:rPr>
          <w:sz w:val="24"/>
          <w:szCs w:val="24"/>
        </w:rPr>
        <w:fldChar w:fldCharType="separate"/>
      </w:r>
      <w:r w:rsidR="00D05CCB">
        <w:rPr>
          <w:b/>
          <w:bCs/>
          <w:noProof/>
          <w:lang w:val="en-US"/>
        </w:rPr>
        <w:t>Fedortsova, Irina.</w:t>
      </w:r>
      <w:r w:rsidR="00D05CCB">
        <w:rPr>
          <w:noProof/>
          <w:lang w:val="en-US"/>
        </w:rPr>
        <w:t xml:space="preserve"> http://docs.oracle.com. </w:t>
      </w:r>
      <w:r w:rsidR="00D05CCB">
        <w:rPr>
          <w:i/>
          <w:iCs/>
          <w:noProof/>
          <w:lang w:val="en-US"/>
        </w:rPr>
        <w:t xml:space="preserve">http://docs.oracle.com. </w:t>
      </w:r>
      <w:r w:rsidR="00D05CCB">
        <w:rPr>
          <w:noProof/>
          <w:lang w:val="en-US"/>
        </w:rPr>
        <w:t>[Online] http://docs.oracle.com/javafx/2/fxml_get_started/why_use_fxml.htm#CHDCHIBE.</w:t>
      </w:r>
    </w:p>
    <w:p w14:paraId="563B6B8D" w14:textId="77777777" w:rsidR="00D05CCB" w:rsidRDefault="00D05CCB" w:rsidP="00D05CCB">
      <w:pPr>
        <w:pStyle w:val="Bibliografie"/>
        <w:rPr>
          <w:noProof/>
          <w:lang w:val="en-US"/>
        </w:rPr>
      </w:pPr>
      <w:r>
        <w:rPr>
          <w:b/>
          <w:bCs/>
          <w:noProof/>
          <w:lang w:val="en-US"/>
        </w:rPr>
        <w:t>Haumer, Dr. Peter. 2007.</w:t>
      </w:r>
      <w:r>
        <w:rPr>
          <w:noProof/>
          <w:lang w:val="en-US"/>
        </w:rPr>
        <w:t xml:space="preserve"> eclipse.org. </w:t>
      </w:r>
      <w:r>
        <w:rPr>
          <w:i/>
          <w:iCs/>
          <w:noProof/>
          <w:lang w:val="en-US"/>
        </w:rPr>
        <w:t xml:space="preserve">eclipse.org. </w:t>
      </w:r>
      <w:r>
        <w:rPr>
          <w:noProof/>
          <w:lang w:val="en-US"/>
        </w:rPr>
        <w:t>[Online] 4 2007. https://eclipse.org/epf/general/EPFComposerOverviewPart1.pdf.</w:t>
      </w:r>
    </w:p>
    <w:p w14:paraId="563B6B8E" w14:textId="77777777" w:rsidR="00D05CCB" w:rsidRDefault="00D05CCB" w:rsidP="00D05CCB">
      <w:pPr>
        <w:pStyle w:val="Bibliografie"/>
        <w:rPr>
          <w:noProof/>
          <w:lang w:val="en-US"/>
        </w:rPr>
      </w:pPr>
      <w:r>
        <w:rPr>
          <w:b/>
          <w:bCs/>
          <w:noProof/>
          <w:lang w:val="en-US"/>
        </w:rPr>
        <w:t>Herout, Pavel. 2012.</w:t>
      </w:r>
      <w:r>
        <w:rPr>
          <w:noProof/>
          <w:lang w:val="en-US"/>
        </w:rPr>
        <w:t xml:space="preserve"> </w:t>
      </w:r>
      <w:r>
        <w:rPr>
          <w:i/>
          <w:iCs/>
          <w:noProof/>
          <w:lang w:val="en-US"/>
        </w:rPr>
        <w:t xml:space="preserve">Java a XML. </w:t>
      </w:r>
      <w:r>
        <w:rPr>
          <w:noProof/>
          <w:lang w:val="en-US"/>
        </w:rPr>
        <w:t>České Budějovice : KOPP, 2012. ISBN 978-80-7232-307-4.</w:t>
      </w:r>
    </w:p>
    <w:p w14:paraId="563B6B8F" w14:textId="77777777" w:rsidR="00D05CCB" w:rsidRDefault="00D05CCB" w:rsidP="00D05CCB">
      <w:pPr>
        <w:pStyle w:val="Bibliografie"/>
        <w:rPr>
          <w:noProof/>
          <w:lang w:val="en-US"/>
        </w:rPr>
      </w:pPr>
      <w:r>
        <w:rPr>
          <w:b/>
          <w:bCs/>
          <w:noProof/>
          <w:lang w:val="en-US"/>
        </w:rPr>
        <w:t>James L. Weaver, Weiqi Gao, Stephen Chin, Dean Iverson. 2012.</w:t>
      </w:r>
      <w:r>
        <w:rPr>
          <w:noProof/>
          <w:lang w:val="en-US"/>
        </w:rPr>
        <w:t xml:space="preserve"> </w:t>
      </w:r>
      <w:r>
        <w:rPr>
          <w:i/>
          <w:iCs/>
          <w:noProof/>
          <w:lang w:val="en-US"/>
        </w:rPr>
        <w:t xml:space="preserve">Pro JavaFX 2. </w:t>
      </w:r>
      <w:r>
        <w:rPr>
          <w:noProof/>
          <w:lang w:val="en-US"/>
        </w:rPr>
        <w:t>s.l. : Apress, 2012. ISBN 978-1-4302-6872-7.</w:t>
      </w:r>
    </w:p>
    <w:p w14:paraId="563B6B90" w14:textId="77777777" w:rsidR="00D05CCB" w:rsidRDefault="00D05CCB" w:rsidP="00D05CCB">
      <w:pPr>
        <w:pStyle w:val="Bibliografie"/>
        <w:rPr>
          <w:noProof/>
          <w:lang w:val="en-US"/>
        </w:rPr>
      </w:pPr>
      <w:r>
        <w:rPr>
          <w:b/>
          <w:bCs/>
          <w:noProof/>
          <w:lang w:val="en-US"/>
        </w:rPr>
        <w:t>Lipka, Richard.</w:t>
      </w:r>
      <w:r>
        <w:rPr>
          <w:noProof/>
          <w:lang w:val="en-US"/>
        </w:rPr>
        <w:t xml:space="preserve"> </w:t>
      </w:r>
      <w:r>
        <w:rPr>
          <w:i/>
          <w:iCs/>
          <w:noProof/>
          <w:lang w:val="en-US"/>
        </w:rPr>
        <w:t xml:space="preserve">Úvod do JavaFX. </w:t>
      </w:r>
    </w:p>
    <w:p w14:paraId="563B6B91" w14:textId="77777777" w:rsidR="00D05CCB" w:rsidRDefault="00D05CCB" w:rsidP="00D05CCB">
      <w:pPr>
        <w:pStyle w:val="Bibliografie"/>
        <w:rPr>
          <w:noProof/>
          <w:lang w:val="en-US"/>
        </w:rPr>
      </w:pPr>
      <w:r>
        <w:rPr>
          <w:b/>
          <w:bCs/>
          <w:noProof/>
          <w:lang w:val="en-US"/>
        </w:rPr>
        <w:t>Mclaughlin, Jason Hunter and Brett. 2000.</w:t>
      </w:r>
      <w:r>
        <w:rPr>
          <w:noProof/>
          <w:lang w:val="en-US"/>
        </w:rPr>
        <w:t xml:space="preserve"> Javaworld. </w:t>
      </w:r>
      <w:r>
        <w:rPr>
          <w:i/>
          <w:iCs/>
          <w:noProof/>
          <w:lang w:val="en-US"/>
        </w:rPr>
        <w:t xml:space="preserve">Javaworld. </w:t>
      </w:r>
      <w:r>
        <w:rPr>
          <w:noProof/>
          <w:lang w:val="en-US"/>
        </w:rPr>
        <w:t>[Online] 5 18, 2000. [Cited: 11 13, 2016.] http://www.javaworld.com/article/2076294/java-se/easy-java-xml-integration-with-jdom--part-1.html.</w:t>
      </w:r>
    </w:p>
    <w:p w14:paraId="50CE9058" w14:textId="77777777" w:rsidR="00D835CD" w:rsidRDefault="00365878" w:rsidP="00D835CD">
      <w:pPr>
        <w:jc w:val="both"/>
        <w:rPr>
          <w:sz w:val="24"/>
          <w:szCs w:val="24"/>
          <w:lang w:val="en-US"/>
        </w:rPr>
      </w:pPr>
      <w:r>
        <w:rPr>
          <w:sz w:val="24"/>
          <w:szCs w:val="24"/>
        </w:rPr>
        <w:fldChar w:fldCharType="end"/>
      </w:r>
      <w:commentRangeEnd w:id="122"/>
      <w:r w:rsidR="004B35AA">
        <w:rPr>
          <w:rStyle w:val="Odkaznakoment"/>
        </w:rPr>
        <w:commentReference w:id="122"/>
      </w:r>
      <w:hyperlink r:id="rId34" w:history="1">
        <w:r w:rsidR="00D835CD" w:rsidRPr="00C47AB6">
          <w:rPr>
            <w:rStyle w:val="Hypertextovodkaz"/>
            <w:sz w:val="24"/>
            <w:szCs w:val="24"/>
            <w:lang w:val="en-US"/>
          </w:rPr>
          <w:t>https://monograff76.wordpress.com/2015/02/24/developing-a-drag-and-drop-ui-in-javafx-part-4-drag-and-drop/</w:t>
        </w:r>
      </w:hyperlink>
    </w:p>
    <w:p w14:paraId="1F84576A" w14:textId="77777777" w:rsidR="00D835CD" w:rsidRDefault="00462964" w:rsidP="00D835CD">
      <w:pPr>
        <w:jc w:val="both"/>
        <w:rPr>
          <w:sz w:val="24"/>
          <w:szCs w:val="24"/>
          <w:lang w:val="en-US"/>
        </w:rPr>
      </w:pPr>
      <w:hyperlink r:id="rId35" w:history="1">
        <w:r w:rsidR="00D835CD" w:rsidRPr="00C47AB6">
          <w:rPr>
            <w:rStyle w:val="Hypertextovodkaz"/>
            <w:sz w:val="24"/>
            <w:szCs w:val="24"/>
            <w:lang w:val="en-US"/>
          </w:rPr>
          <w:t>http://fxexperience.com/controlsfx/</w:t>
        </w:r>
      </w:hyperlink>
    </w:p>
    <w:p w14:paraId="331A3003" w14:textId="77777777" w:rsidR="00D835CD" w:rsidRDefault="00462964" w:rsidP="00D835CD">
      <w:pPr>
        <w:jc w:val="both"/>
        <w:rPr>
          <w:sz w:val="24"/>
          <w:szCs w:val="24"/>
          <w:lang w:val="en-US"/>
        </w:rPr>
      </w:pPr>
      <w:hyperlink r:id="rId36" w:history="1">
        <w:r w:rsidR="00D835CD" w:rsidRPr="00E12D6C">
          <w:rPr>
            <w:rStyle w:val="Hypertextovodkaz"/>
            <w:sz w:val="24"/>
            <w:szCs w:val="24"/>
            <w:lang w:val="en-US"/>
          </w:rPr>
          <w:t>http://code.makery.ch/blog/javafx-dialogs-official/</w:t>
        </w:r>
      </w:hyperlink>
    </w:p>
    <w:p w14:paraId="0EB0A6E7" w14:textId="77777777" w:rsidR="00D835CD" w:rsidRDefault="00462964" w:rsidP="00D835CD">
      <w:pPr>
        <w:jc w:val="both"/>
        <w:rPr>
          <w:sz w:val="24"/>
          <w:szCs w:val="24"/>
          <w:lang w:val="en-US"/>
        </w:rPr>
      </w:pPr>
      <w:hyperlink r:id="rId37" w:anchor="wxs-atributy" w:history="1">
        <w:r w:rsidR="00D835CD" w:rsidRPr="00E12D6C">
          <w:rPr>
            <w:rStyle w:val="Hypertextovodkaz"/>
            <w:sz w:val="24"/>
            <w:szCs w:val="24"/>
            <w:lang w:val="en-US"/>
          </w:rPr>
          <w:t>http://www.kosek.cz/xml/schema/wxs.html#wxs-atributy</w:t>
        </w:r>
      </w:hyperlink>
    </w:p>
    <w:p w14:paraId="29FFAE28" w14:textId="77777777" w:rsidR="00D835CD" w:rsidRDefault="00462964" w:rsidP="00D835CD">
      <w:pPr>
        <w:jc w:val="both"/>
        <w:rPr>
          <w:sz w:val="24"/>
          <w:szCs w:val="24"/>
          <w:lang w:val="en-US"/>
        </w:rPr>
      </w:pPr>
      <w:hyperlink r:id="rId38" w:history="1">
        <w:r w:rsidR="00D835CD" w:rsidRPr="00E12D6C">
          <w:rPr>
            <w:rStyle w:val="Hypertextovodkaz"/>
            <w:sz w:val="24"/>
            <w:szCs w:val="24"/>
            <w:lang w:val="en-US"/>
          </w:rPr>
          <w:t>https://www.w3schools.com/xml/</w:t>
        </w:r>
      </w:hyperlink>
    </w:p>
    <w:p w14:paraId="50C8FDE3" w14:textId="77777777" w:rsidR="00D835CD" w:rsidRPr="00E01885" w:rsidRDefault="00D835CD" w:rsidP="00D835CD">
      <w:pPr>
        <w:jc w:val="both"/>
        <w:rPr>
          <w:sz w:val="24"/>
          <w:szCs w:val="24"/>
          <w:lang w:val="en-US"/>
        </w:rPr>
      </w:pPr>
      <w:r>
        <w:rPr>
          <w:sz w:val="24"/>
          <w:szCs w:val="24"/>
          <w:lang w:val="en-US"/>
        </w:rPr>
        <w:t>DP P. Pícha</w:t>
      </w:r>
    </w:p>
    <w:p w14:paraId="563B6B92" w14:textId="77777777" w:rsidR="00B26B7D" w:rsidRDefault="00B26B7D" w:rsidP="00D05CCB">
      <w:pPr>
        <w:spacing w:line="360" w:lineRule="auto"/>
        <w:jc w:val="both"/>
        <w:rPr>
          <w:sz w:val="24"/>
          <w:szCs w:val="24"/>
        </w:rPr>
      </w:pPr>
    </w:p>
    <w:p w14:paraId="37D4B3DA" w14:textId="77777777" w:rsidR="00D835CD" w:rsidRDefault="00D835CD" w:rsidP="005D5931">
      <w:pPr>
        <w:rPr>
          <w:sz w:val="24"/>
          <w:szCs w:val="24"/>
        </w:rPr>
      </w:pPr>
    </w:p>
    <w:p w14:paraId="41E206BD" w14:textId="542D914D" w:rsidR="00D835CD" w:rsidRDefault="00D835CD" w:rsidP="00D835CD">
      <w:pPr>
        <w:spacing w:line="240" w:lineRule="auto"/>
        <w:jc w:val="both"/>
        <w:rPr>
          <w:sz w:val="20"/>
          <w:szCs w:val="20"/>
          <w:lang w:val="en-US"/>
        </w:rPr>
      </w:pPr>
      <w:r>
        <w:rPr>
          <w:sz w:val="20"/>
          <w:szCs w:val="20"/>
          <w:lang w:val="en-US"/>
        </w:rPr>
        <w:t>Seznam Zkratek</w:t>
      </w:r>
    </w:p>
    <w:p w14:paraId="658EC684" w14:textId="6E154AC3" w:rsidR="00D835CD" w:rsidRPr="00541787" w:rsidRDefault="00D835CD" w:rsidP="00D835CD">
      <w:pPr>
        <w:spacing w:line="240" w:lineRule="auto"/>
        <w:jc w:val="both"/>
        <w:rPr>
          <w:sz w:val="20"/>
          <w:szCs w:val="20"/>
          <w:lang w:val="en-US"/>
        </w:rPr>
      </w:pPr>
      <w:r w:rsidRPr="00541787">
        <w:rPr>
          <w:sz w:val="20"/>
          <w:szCs w:val="20"/>
          <w:lang w:val="en-US"/>
        </w:rPr>
        <w:t>SPADe</w:t>
      </w:r>
    </w:p>
    <w:p w14:paraId="31629484" w14:textId="77777777" w:rsidR="00D835CD" w:rsidRPr="00541787" w:rsidRDefault="00D835CD" w:rsidP="00D835CD">
      <w:pPr>
        <w:spacing w:line="240" w:lineRule="auto"/>
        <w:jc w:val="both"/>
        <w:rPr>
          <w:sz w:val="20"/>
          <w:szCs w:val="20"/>
          <w:lang w:val="en-US"/>
        </w:rPr>
      </w:pPr>
      <w:r w:rsidRPr="00541787">
        <w:rPr>
          <w:sz w:val="20"/>
          <w:szCs w:val="20"/>
          <w:lang w:val="en-US"/>
        </w:rPr>
        <w:t>XML</w:t>
      </w:r>
    </w:p>
    <w:p w14:paraId="2DE84846" w14:textId="77777777" w:rsidR="00D835CD" w:rsidRPr="00541787" w:rsidRDefault="00D835CD" w:rsidP="00D835CD">
      <w:pPr>
        <w:spacing w:line="240" w:lineRule="auto"/>
        <w:jc w:val="both"/>
        <w:rPr>
          <w:sz w:val="20"/>
          <w:szCs w:val="20"/>
          <w:lang w:val="en-US"/>
        </w:rPr>
      </w:pPr>
      <w:r w:rsidRPr="00541787">
        <w:rPr>
          <w:sz w:val="20"/>
          <w:szCs w:val="20"/>
          <w:lang w:val="en-US"/>
        </w:rPr>
        <w:t>RMC</w:t>
      </w:r>
    </w:p>
    <w:p w14:paraId="4329615F" w14:textId="77777777" w:rsidR="00D835CD" w:rsidRPr="00541787" w:rsidRDefault="00D835CD" w:rsidP="00D835CD">
      <w:pPr>
        <w:spacing w:line="240" w:lineRule="auto"/>
        <w:jc w:val="both"/>
        <w:rPr>
          <w:sz w:val="20"/>
          <w:szCs w:val="20"/>
          <w:lang w:val="en-US"/>
        </w:rPr>
      </w:pPr>
      <w:r w:rsidRPr="00541787">
        <w:rPr>
          <w:sz w:val="20"/>
          <w:szCs w:val="20"/>
          <w:lang w:val="en-US"/>
        </w:rPr>
        <w:t>EPF</w:t>
      </w:r>
    </w:p>
    <w:p w14:paraId="25895F57" w14:textId="77777777" w:rsidR="00D835CD" w:rsidRPr="00541787" w:rsidRDefault="00D835CD" w:rsidP="00D835CD">
      <w:pPr>
        <w:spacing w:line="240" w:lineRule="auto"/>
        <w:jc w:val="both"/>
        <w:rPr>
          <w:sz w:val="20"/>
          <w:szCs w:val="20"/>
          <w:lang w:val="en-US"/>
        </w:rPr>
      </w:pPr>
      <w:r w:rsidRPr="00541787">
        <w:rPr>
          <w:sz w:val="20"/>
          <w:szCs w:val="20"/>
          <w:lang w:val="en-US"/>
        </w:rPr>
        <w:t>API</w:t>
      </w:r>
    </w:p>
    <w:p w14:paraId="221B60AD" w14:textId="77777777" w:rsidR="00D835CD" w:rsidRPr="00541787" w:rsidRDefault="00D835CD" w:rsidP="00D835CD">
      <w:pPr>
        <w:spacing w:line="240" w:lineRule="auto"/>
        <w:jc w:val="both"/>
        <w:rPr>
          <w:sz w:val="20"/>
          <w:szCs w:val="20"/>
          <w:lang w:val="en-US"/>
        </w:rPr>
      </w:pPr>
      <w:r w:rsidRPr="00541787">
        <w:rPr>
          <w:sz w:val="20"/>
          <w:szCs w:val="20"/>
          <w:lang w:val="en-US"/>
        </w:rPr>
        <w:t>JAXP</w:t>
      </w:r>
    </w:p>
    <w:p w14:paraId="0F589F0C" w14:textId="77777777" w:rsidR="00D835CD" w:rsidRPr="00541787" w:rsidRDefault="00D835CD" w:rsidP="00D835CD">
      <w:pPr>
        <w:spacing w:line="240" w:lineRule="auto"/>
        <w:jc w:val="both"/>
        <w:rPr>
          <w:sz w:val="20"/>
          <w:szCs w:val="20"/>
          <w:lang w:val="en-US"/>
        </w:rPr>
      </w:pPr>
      <w:r w:rsidRPr="00541787">
        <w:rPr>
          <w:sz w:val="20"/>
          <w:szCs w:val="20"/>
          <w:lang w:val="en-US"/>
        </w:rPr>
        <w:t>SAX</w:t>
      </w:r>
    </w:p>
    <w:p w14:paraId="55DA4CCD" w14:textId="77777777" w:rsidR="00D835CD" w:rsidRPr="00541787" w:rsidRDefault="00D835CD" w:rsidP="00D835CD">
      <w:pPr>
        <w:spacing w:line="240" w:lineRule="auto"/>
        <w:jc w:val="both"/>
        <w:rPr>
          <w:sz w:val="20"/>
          <w:szCs w:val="20"/>
          <w:lang w:val="en-US"/>
        </w:rPr>
      </w:pPr>
      <w:r w:rsidRPr="00541787">
        <w:rPr>
          <w:sz w:val="20"/>
          <w:szCs w:val="20"/>
          <w:lang w:val="en-US"/>
        </w:rPr>
        <w:t>StAX</w:t>
      </w:r>
    </w:p>
    <w:p w14:paraId="32C12C37" w14:textId="77777777" w:rsidR="00D835CD" w:rsidRPr="00541787" w:rsidRDefault="00D835CD" w:rsidP="00D835CD">
      <w:pPr>
        <w:spacing w:line="240" w:lineRule="auto"/>
        <w:jc w:val="both"/>
        <w:rPr>
          <w:sz w:val="20"/>
          <w:szCs w:val="20"/>
          <w:lang w:val="en-US"/>
        </w:rPr>
      </w:pPr>
      <w:r w:rsidRPr="00541787">
        <w:rPr>
          <w:sz w:val="20"/>
          <w:szCs w:val="20"/>
          <w:lang w:val="en-US"/>
        </w:rPr>
        <w:t>DOM</w:t>
      </w:r>
    </w:p>
    <w:p w14:paraId="37CA085B" w14:textId="77777777" w:rsidR="00D835CD" w:rsidRPr="00541787" w:rsidRDefault="00D835CD" w:rsidP="00D835CD">
      <w:pPr>
        <w:spacing w:line="240" w:lineRule="auto"/>
        <w:jc w:val="both"/>
        <w:rPr>
          <w:sz w:val="20"/>
          <w:szCs w:val="20"/>
          <w:lang w:val="en-US"/>
        </w:rPr>
      </w:pPr>
      <w:r w:rsidRPr="00541787">
        <w:rPr>
          <w:sz w:val="20"/>
          <w:szCs w:val="20"/>
          <w:lang w:val="en-US"/>
        </w:rPr>
        <w:t>JAXB</w:t>
      </w:r>
    </w:p>
    <w:p w14:paraId="5CAF64BF" w14:textId="77777777" w:rsidR="00D835CD" w:rsidRPr="00541787" w:rsidRDefault="00D835CD" w:rsidP="00D835CD">
      <w:pPr>
        <w:spacing w:line="240" w:lineRule="auto"/>
        <w:jc w:val="both"/>
        <w:rPr>
          <w:sz w:val="20"/>
          <w:szCs w:val="20"/>
          <w:lang w:val="en-US"/>
        </w:rPr>
      </w:pPr>
      <w:r w:rsidRPr="00541787">
        <w:rPr>
          <w:sz w:val="20"/>
          <w:szCs w:val="20"/>
          <w:lang w:val="en-US"/>
        </w:rPr>
        <w:t>GUI</w:t>
      </w:r>
    </w:p>
    <w:p w14:paraId="4FB8DD7C" w14:textId="77777777" w:rsidR="00D835CD" w:rsidRPr="00541787" w:rsidRDefault="00D835CD" w:rsidP="00D835CD">
      <w:pPr>
        <w:spacing w:line="240" w:lineRule="auto"/>
        <w:jc w:val="both"/>
        <w:rPr>
          <w:sz w:val="20"/>
          <w:szCs w:val="20"/>
          <w:lang w:val="en-US"/>
        </w:rPr>
      </w:pPr>
      <w:r w:rsidRPr="00541787">
        <w:rPr>
          <w:sz w:val="20"/>
          <w:szCs w:val="20"/>
          <w:lang w:val="en-US"/>
        </w:rPr>
        <w:t>SGML</w:t>
      </w:r>
    </w:p>
    <w:p w14:paraId="0215BFAF" w14:textId="77777777" w:rsidR="00D835CD" w:rsidRPr="00541787" w:rsidRDefault="00D835CD" w:rsidP="00D835CD">
      <w:pPr>
        <w:spacing w:line="240" w:lineRule="auto"/>
        <w:jc w:val="both"/>
        <w:rPr>
          <w:sz w:val="20"/>
          <w:szCs w:val="20"/>
          <w:lang w:val="en-US"/>
        </w:rPr>
      </w:pPr>
      <w:r w:rsidRPr="00541787">
        <w:rPr>
          <w:sz w:val="20"/>
          <w:szCs w:val="20"/>
          <w:lang w:val="en-US"/>
        </w:rPr>
        <w:t>HTML</w:t>
      </w:r>
    </w:p>
    <w:p w14:paraId="176743B1" w14:textId="77777777" w:rsidR="00D835CD" w:rsidRDefault="00D835CD" w:rsidP="00D835CD">
      <w:pPr>
        <w:spacing w:line="240" w:lineRule="auto"/>
        <w:jc w:val="both"/>
        <w:rPr>
          <w:sz w:val="20"/>
          <w:szCs w:val="20"/>
          <w:lang w:val="en-US"/>
        </w:rPr>
      </w:pPr>
      <w:r w:rsidRPr="00541787">
        <w:rPr>
          <w:sz w:val="20"/>
          <w:szCs w:val="20"/>
          <w:lang w:val="en-US"/>
        </w:rPr>
        <w:t>DTD</w:t>
      </w:r>
    </w:p>
    <w:p w14:paraId="6F9C89BC" w14:textId="77777777" w:rsidR="00D835CD" w:rsidRDefault="00D835CD" w:rsidP="00D835CD">
      <w:pPr>
        <w:spacing w:line="240" w:lineRule="auto"/>
        <w:jc w:val="both"/>
        <w:rPr>
          <w:sz w:val="20"/>
          <w:szCs w:val="20"/>
          <w:lang w:val="en-US"/>
        </w:rPr>
      </w:pPr>
      <w:r>
        <w:rPr>
          <w:sz w:val="20"/>
          <w:szCs w:val="20"/>
          <w:lang w:val="en-US"/>
        </w:rPr>
        <w:t>XJC</w:t>
      </w:r>
    </w:p>
    <w:p w14:paraId="635CD71F" w14:textId="77777777" w:rsidR="00D835CD" w:rsidRDefault="00D835CD" w:rsidP="00D835CD">
      <w:pPr>
        <w:spacing w:line="240" w:lineRule="auto"/>
        <w:jc w:val="both"/>
        <w:rPr>
          <w:sz w:val="20"/>
          <w:szCs w:val="20"/>
          <w:lang w:val="en-US"/>
        </w:rPr>
      </w:pPr>
      <w:r>
        <w:rPr>
          <w:sz w:val="20"/>
          <w:szCs w:val="20"/>
          <w:lang w:val="en-US"/>
        </w:rPr>
        <w:t>AWT</w:t>
      </w:r>
    </w:p>
    <w:p w14:paraId="7BB5BAC4" w14:textId="77777777" w:rsidR="00D835CD" w:rsidRDefault="00D835CD" w:rsidP="00D835CD">
      <w:pPr>
        <w:spacing w:line="240" w:lineRule="auto"/>
        <w:jc w:val="both"/>
        <w:rPr>
          <w:sz w:val="20"/>
          <w:szCs w:val="20"/>
          <w:lang w:val="en-US"/>
        </w:rPr>
      </w:pPr>
      <w:r>
        <w:rPr>
          <w:sz w:val="20"/>
          <w:szCs w:val="20"/>
          <w:lang w:val="en-US"/>
        </w:rPr>
        <w:t>OS</w:t>
      </w:r>
    </w:p>
    <w:p w14:paraId="05CAF0BC" w14:textId="77777777" w:rsidR="00D835CD" w:rsidRDefault="00D835CD" w:rsidP="00D835CD">
      <w:pPr>
        <w:spacing w:line="240" w:lineRule="auto"/>
        <w:jc w:val="both"/>
        <w:rPr>
          <w:sz w:val="20"/>
          <w:szCs w:val="20"/>
          <w:lang w:val="en-US"/>
        </w:rPr>
      </w:pPr>
      <w:r>
        <w:rPr>
          <w:sz w:val="20"/>
          <w:szCs w:val="20"/>
          <w:lang w:val="en-US"/>
        </w:rPr>
        <w:t>CSS</w:t>
      </w:r>
    </w:p>
    <w:p w14:paraId="558215C4" w14:textId="77777777" w:rsidR="00D835CD" w:rsidRDefault="00D835CD" w:rsidP="00D835CD">
      <w:pPr>
        <w:spacing w:line="240" w:lineRule="auto"/>
        <w:jc w:val="both"/>
        <w:rPr>
          <w:sz w:val="20"/>
          <w:szCs w:val="20"/>
          <w:lang w:val="en-US"/>
        </w:rPr>
      </w:pPr>
      <w:r>
        <w:rPr>
          <w:sz w:val="20"/>
          <w:szCs w:val="20"/>
          <w:lang w:val="en-US"/>
        </w:rPr>
        <w:t>FXML</w:t>
      </w:r>
    </w:p>
    <w:p w14:paraId="7A89E641" w14:textId="77777777" w:rsidR="00D835CD" w:rsidRDefault="00D835CD" w:rsidP="00D835CD">
      <w:pPr>
        <w:spacing w:line="240" w:lineRule="auto"/>
        <w:jc w:val="both"/>
        <w:rPr>
          <w:sz w:val="20"/>
          <w:szCs w:val="20"/>
          <w:lang w:val="en-US"/>
        </w:rPr>
      </w:pPr>
      <w:r>
        <w:rPr>
          <w:sz w:val="20"/>
          <w:szCs w:val="20"/>
          <w:lang w:val="en-US"/>
        </w:rPr>
        <w:t>Zcu</w:t>
      </w:r>
    </w:p>
    <w:p w14:paraId="17533497" w14:textId="77777777" w:rsidR="00D835CD" w:rsidRPr="00541787" w:rsidRDefault="00D835CD" w:rsidP="00D835CD">
      <w:pPr>
        <w:spacing w:line="240" w:lineRule="auto"/>
        <w:jc w:val="both"/>
        <w:rPr>
          <w:sz w:val="20"/>
          <w:szCs w:val="20"/>
          <w:lang w:val="en-US"/>
        </w:rPr>
      </w:pPr>
      <w:r>
        <w:rPr>
          <w:sz w:val="20"/>
          <w:szCs w:val="20"/>
          <w:lang w:val="en-US"/>
        </w:rPr>
        <w:t>fav</w:t>
      </w:r>
    </w:p>
    <w:p w14:paraId="24948870" w14:textId="77777777" w:rsidR="00D835CD" w:rsidRDefault="00D835CD">
      <w:pPr>
        <w:rPr>
          <w:sz w:val="24"/>
          <w:szCs w:val="24"/>
        </w:rPr>
      </w:pPr>
      <w:r>
        <w:rPr>
          <w:sz w:val="24"/>
          <w:szCs w:val="24"/>
        </w:rPr>
        <w:br w:type="page"/>
      </w:r>
    </w:p>
    <w:p w14:paraId="563B6B93" w14:textId="760478A0" w:rsidR="00F83DE5" w:rsidRDefault="00B26B7D" w:rsidP="005D5931">
      <w:pPr>
        <w:rPr>
          <w:sz w:val="24"/>
          <w:szCs w:val="24"/>
        </w:rPr>
      </w:pPr>
      <w:r>
        <w:rPr>
          <w:sz w:val="24"/>
          <w:szCs w:val="24"/>
        </w:rPr>
        <w:lastRenderedPageBreak/>
        <w:br w:type="page"/>
      </w:r>
      <w:r w:rsidR="00E008C2">
        <w:rPr>
          <w:noProof/>
          <w:lang w:eastAsia="cs-CZ"/>
        </w:rPr>
        <w:lastRenderedPageBreak/>
        <w:drawing>
          <wp:anchor distT="0" distB="0" distL="114300" distR="114300" simplePos="0" relativeHeight="251644928" behindDoc="0" locked="0" layoutInCell="1" allowOverlap="1" wp14:anchorId="563B6BE5" wp14:editId="75F64487">
            <wp:simplePos x="0" y="0"/>
            <wp:positionH relativeFrom="margin">
              <wp:posOffset>0</wp:posOffset>
            </wp:positionH>
            <wp:positionV relativeFrom="paragraph">
              <wp:posOffset>471805</wp:posOffset>
            </wp:positionV>
            <wp:extent cx="6578600" cy="3507105"/>
            <wp:effectExtent l="0" t="0" r="0" b="0"/>
            <wp:wrapTopAndBottom/>
            <wp:docPr id="16" name="Obrázek 16" descr="C:\Users\Václav\AppData\Local\Microsoft\Windows\INetCache\Content.Word\HlavníOk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áclav\AppData\Local\Microsoft\Windows\INetCache\Content.Word\HlavníOkn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78600" cy="3507105"/>
                    </a:xfrm>
                    <a:prstGeom prst="rect">
                      <a:avLst/>
                    </a:prstGeom>
                    <a:noFill/>
                    <a:ln>
                      <a:noFill/>
                    </a:ln>
                  </pic:spPr>
                </pic:pic>
              </a:graphicData>
            </a:graphic>
          </wp:anchor>
        </w:drawing>
      </w:r>
      <w:r w:rsidR="005D5931">
        <w:rPr>
          <w:sz w:val="24"/>
          <w:szCs w:val="24"/>
        </w:rPr>
        <w:t xml:space="preserve">Příloha Č. 1 Obrázky </w:t>
      </w:r>
      <w:r w:rsidR="00AB16FA">
        <w:rPr>
          <w:sz w:val="24"/>
          <w:szCs w:val="24"/>
        </w:rPr>
        <w:t>k uživatelskému</w:t>
      </w:r>
      <w:r w:rsidR="005D5931">
        <w:rPr>
          <w:sz w:val="24"/>
          <w:szCs w:val="24"/>
        </w:rPr>
        <w:t xml:space="preserve"> manuálu </w:t>
      </w:r>
    </w:p>
    <w:p w14:paraId="563B6B94" w14:textId="00C5FB14" w:rsidR="00787FFE" w:rsidRDefault="00787FFE" w:rsidP="00AB16FA">
      <w:pPr>
        <w:pStyle w:val="Titulek"/>
        <w:jc w:val="center"/>
      </w:pPr>
    </w:p>
    <w:p w14:paraId="563B6B95" w14:textId="22EB4D70" w:rsidR="005D5931" w:rsidRDefault="00AB16FA" w:rsidP="00AB16FA">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19</w:t>
      </w:r>
      <w:r w:rsidR="00365878">
        <w:fldChar w:fldCharType="end"/>
      </w:r>
      <w:r>
        <w:t xml:space="preserve"> :Ukázka hlavní obrazovky</w:t>
      </w:r>
    </w:p>
    <w:p w14:paraId="563B6B96" w14:textId="77777777" w:rsidR="00AB16FA" w:rsidRDefault="005D5931" w:rsidP="00AB16FA">
      <w:pPr>
        <w:keepNext/>
        <w:jc w:val="center"/>
      </w:pPr>
      <w:r>
        <w:rPr>
          <w:noProof/>
          <w:sz w:val="24"/>
          <w:szCs w:val="24"/>
          <w:lang w:eastAsia="cs-CZ"/>
        </w:rPr>
        <w:drawing>
          <wp:inline distT="0" distB="0" distL="0" distR="0" wp14:anchorId="563B6BE7" wp14:editId="03AFD819">
            <wp:extent cx="2855847" cy="1746250"/>
            <wp:effectExtent l="0" t="0" r="1905" b="6350"/>
            <wp:docPr id="195" name="Obrázek 195" descr="C:\Users\Václav\AppData\Local\Microsoft\Windows\INetCache\Content.Word\Segment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áclav\AppData\Local\Microsoft\Windows\INetCache\Content.Word\SegmentPha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0174" cy="1767240"/>
                    </a:xfrm>
                    <a:prstGeom prst="rect">
                      <a:avLst/>
                    </a:prstGeom>
                    <a:noFill/>
                    <a:ln>
                      <a:noFill/>
                    </a:ln>
                  </pic:spPr>
                </pic:pic>
              </a:graphicData>
            </a:graphic>
          </wp:inline>
        </w:drawing>
      </w:r>
    </w:p>
    <w:p w14:paraId="563B6B97" w14:textId="7B700C9C" w:rsidR="005D5931" w:rsidRDefault="00AB16FA" w:rsidP="00AB16FA">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20</w:t>
      </w:r>
      <w:r w:rsidR="00365878">
        <w:fldChar w:fldCharType="end"/>
      </w:r>
      <w:r>
        <w:t>: Ukázka aktivního prvku plátna</w:t>
      </w:r>
    </w:p>
    <w:p w14:paraId="563B6B98" w14:textId="77777777" w:rsidR="00AB16FA" w:rsidRDefault="00646048" w:rsidP="00AB16FA">
      <w:pPr>
        <w:keepNext/>
        <w:jc w:val="center"/>
      </w:pPr>
      <w:r>
        <w:rPr>
          <w:noProof/>
          <w:lang w:eastAsia="cs-CZ"/>
        </w:rPr>
        <w:drawing>
          <wp:inline distT="0" distB="0" distL="0" distR="0" wp14:anchorId="563B6BE9" wp14:editId="0C01DDAC">
            <wp:extent cx="1384300" cy="2120900"/>
            <wp:effectExtent l="0" t="0" r="6350" b="0"/>
            <wp:docPr id="225" name="Obrázek 225" descr="C:\Users\Václav\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áclav\AppData\Local\Microsoft\Windows\INetCache\Content.Word\Menu.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907" r="2678"/>
                    <a:stretch/>
                  </pic:blipFill>
                  <pic:spPr bwMode="auto">
                    <a:xfrm>
                      <a:off x="0" y="0"/>
                      <a:ext cx="1384300"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563B6B99" w14:textId="24CE52B3" w:rsidR="005D5931" w:rsidRPr="003F7B3F" w:rsidRDefault="00AB16FA" w:rsidP="003F7B3F">
      <w:pPr>
        <w:pStyle w:val="Titulek"/>
        <w:jc w:val="center"/>
      </w:pPr>
      <w:r>
        <w:t xml:space="preserve">Obr </w:t>
      </w:r>
      <w:r w:rsidR="00365878">
        <w:fldChar w:fldCharType="begin"/>
      </w:r>
      <w:r>
        <w:instrText xml:space="preserve"> SEQ Obr \* ARABIC </w:instrText>
      </w:r>
      <w:r w:rsidR="00365878">
        <w:fldChar w:fldCharType="separate"/>
      </w:r>
      <w:r w:rsidR="00D11BE9">
        <w:rPr>
          <w:noProof/>
        </w:rPr>
        <w:t>21</w:t>
      </w:r>
      <w:r w:rsidR="00365878">
        <w:fldChar w:fldCharType="end"/>
      </w:r>
      <w:r>
        <w:t>: Hlavní menu úvodní obrazovky</w:t>
      </w:r>
    </w:p>
    <w:p w14:paraId="563B6B9A" w14:textId="04508510" w:rsidR="005D5931" w:rsidRDefault="00A40EAE" w:rsidP="003F7B3F">
      <w:pPr>
        <w:rPr>
          <w:sz w:val="24"/>
          <w:szCs w:val="24"/>
        </w:rPr>
      </w:pPr>
      <w:r>
        <w:rPr>
          <w:noProof/>
          <w:lang w:eastAsia="cs-CZ"/>
        </w:rPr>
        <w:lastRenderedPageBreak/>
        <mc:AlternateContent>
          <mc:Choice Requires="wps">
            <w:drawing>
              <wp:anchor distT="0" distB="0" distL="114300" distR="114300" simplePos="0" relativeHeight="251657216" behindDoc="0" locked="0" layoutInCell="1" allowOverlap="1" wp14:anchorId="563B6BEB" wp14:editId="26D2E965">
                <wp:simplePos x="0" y="0"/>
                <wp:positionH relativeFrom="column">
                  <wp:posOffset>268605</wp:posOffset>
                </wp:positionH>
                <wp:positionV relativeFrom="paragraph">
                  <wp:posOffset>8568690</wp:posOffset>
                </wp:positionV>
                <wp:extent cx="5753100" cy="266700"/>
                <wp:effectExtent l="0" t="0" r="12700" b="12700"/>
                <wp:wrapTopAndBottom/>
                <wp:docPr id="212" name="Textové pole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266700"/>
                        </a:xfrm>
                        <a:prstGeom prst="rect">
                          <a:avLst/>
                        </a:prstGeom>
                        <a:solidFill>
                          <a:prstClr val="white"/>
                        </a:solidFill>
                        <a:ln>
                          <a:noFill/>
                        </a:ln>
                      </wps:spPr>
                      <wps:txbx>
                        <w:txbxContent>
                          <w:p w14:paraId="563B6C93" w14:textId="28B74868" w:rsidR="00462964" w:rsidRPr="003F7B3F" w:rsidRDefault="00462964" w:rsidP="003F7B3F">
                            <w:pPr>
                              <w:pStyle w:val="Titulek"/>
                              <w:jc w:val="center"/>
                              <w:rPr>
                                <w:noProof/>
                              </w:rPr>
                            </w:pPr>
                            <w:r>
                              <w:t xml:space="preserve">Obr </w:t>
                            </w:r>
                            <w:r>
                              <w:fldChar w:fldCharType="begin"/>
                            </w:r>
                            <w:r>
                              <w:instrText xml:space="preserve"> SEQ Obr \* ARABIC </w:instrText>
                            </w:r>
                            <w:r>
                              <w:fldChar w:fldCharType="separate"/>
                            </w:r>
                            <w:r w:rsidR="00D11BE9">
                              <w:rPr>
                                <w:noProof/>
                              </w:rPr>
                              <w:t>22</w:t>
                            </w:r>
                            <w:r>
                              <w:rPr>
                                <w:noProof/>
                              </w:rPr>
                              <w:fldChar w:fldCharType="end"/>
                            </w:r>
                            <w:r>
                              <w:t xml:space="preserve">: </w:t>
                            </w:r>
                            <w:r w:rsidRPr="003F7B3F">
                              <w:rPr>
                                <w:noProof/>
                              </w:rPr>
                              <w:t>Ukázka formuláře se dvěma tabulkami (Segment Milestone)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EB" id="Textové pole 212" o:spid="_x0000_s1046" type="#_x0000_t202" style="position:absolute;margin-left:21.15pt;margin-top:674.7pt;width:453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" stroked="f">
                <v:path arrowok="t"/>
                <v:textbox style="mso-fit-shape-to-text:t" inset="0,0,0,0">
                  <w:txbxContent>
                    <w:p w14:paraId="563B6C93" w14:textId="28B74868" w:rsidR="00462964" w:rsidRPr="003F7B3F" w:rsidRDefault="00462964" w:rsidP="003F7B3F">
                      <w:pPr>
                        <w:pStyle w:val="Titulek"/>
                        <w:jc w:val="center"/>
                        <w:rPr>
                          <w:noProof/>
                        </w:rPr>
                      </w:pPr>
                      <w:r>
                        <w:t xml:space="preserve">Obr </w:t>
                      </w:r>
                      <w:r>
                        <w:fldChar w:fldCharType="begin"/>
                      </w:r>
                      <w:r>
                        <w:instrText xml:space="preserve"> SEQ Obr \* ARABIC </w:instrText>
                      </w:r>
                      <w:r>
                        <w:fldChar w:fldCharType="separate"/>
                      </w:r>
                      <w:r w:rsidR="00D11BE9">
                        <w:rPr>
                          <w:noProof/>
                        </w:rPr>
                        <w:t>22</w:t>
                      </w:r>
                      <w:r>
                        <w:rPr>
                          <w:noProof/>
                        </w:rPr>
                        <w:fldChar w:fldCharType="end"/>
                      </w:r>
                      <w:r>
                        <w:t xml:space="preserve">: </w:t>
                      </w:r>
                      <w:r w:rsidRPr="003F7B3F">
                        <w:rPr>
                          <w:noProof/>
                        </w:rPr>
                        <w:t>Ukázka formuláře se dvěma tabulkami (Segment Milestone)</w:t>
                      </w:r>
                    </w:p>
                  </w:txbxContent>
                </v:textbox>
                <w10:wrap type="topAndBottom"/>
              </v:shape>
            </w:pict>
          </mc:Fallback>
        </mc:AlternateContent>
      </w:r>
      <w:r w:rsidR="00AB16FA">
        <w:rPr>
          <w:noProof/>
          <w:sz w:val="24"/>
          <w:szCs w:val="24"/>
          <w:lang w:eastAsia="cs-CZ"/>
        </w:rPr>
        <w:drawing>
          <wp:anchor distT="0" distB="0" distL="114300" distR="114300" simplePos="0" relativeHeight="251634688" behindDoc="0" locked="0" layoutInCell="1" allowOverlap="1" wp14:anchorId="563B6BEC" wp14:editId="3EA1D7DE">
            <wp:simplePos x="0" y="0"/>
            <wp:positionH relativeFrom="column">
              <wp:posOffset>268605</wp:posOffset>
            </wp:positionH>
            <wp:positionV relativeFrom="paragraph">
              <wp:posOffset>5801995</wp:posOffset>
            </wp:positionV>
            <wp:extent cx="5753100" cy="2762250"/>
            <wp:effectExtent l="0" t="0" r="0" b="0"/>
            <wp:wrapTopAndBottom/>
            <wp:docPr id="198" name="Obrázek 198" descr="C:\Users\Václav\AppData\Local\Microsoft\Windows\INetCache\Content.Word\Table2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áclav\AppData\Local\Microsoft\Windows\INetCache\Content.Word\Table2For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anchor>
        </w:drawing>
      </w:r>
      <w:r>
        <w:rPr>
          <w:noProof/>
          <w:lang w:eastAsia="cs-CZ"/>
        </w:rPr>
        <mc:AlternateContent>
          <mc:Choice Requires="wps">
            <w:drawing>
              <wp:anchor distT="0" distB="0" distL="114300" distR="114300" simplePos="0" relativeHeight="251656192" behindDoc="0" locked="0" layoutInCell="1" allowOverlap="1" wp14:anchorId="563B6BEE" wp14:editId="3EDBCABD">
                <wp:simplePos x="0" y="0"/>
                <wp:positionH relativeFrom="column">
                  <wp:posOffset>236855</wp:posOffset>
                </wp:positionH>
                <wp:positionV relativeFrom="paragraph">
                  <wp:posOffset>5532755</wp:posOffset>
                </wp:positionV>
                <wp:extent cx="5759450" cy="266700"/>
                <wp:effectExtent l="0" t="0" r="6350" b="12700"/>
                <wp:wrapTopAndBottom/>
                <wp:docPr id="211" name="Textové pole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66700"/>
                        </a:xfrm>
                        <a:prstGeom prst="rect">
                          <a:avLst/>
                        </a:prstGeom>
                        <a:solidFill>
                          <a:prstClr val="white"/>
                        </a:solidFill>
                        <a:ln>
                          <a:noFill/>
                        </a:ln>
                      </wps:spPr>
                      <wps:txbx>
                        <w:txbxContent>
                          <w:p w14:paraId="563B6C94" w14:textId="24511BEB" w:rsidR="00462964" w:rsidRPr="00C60EA5" w:rsidRDefault="00462964" w:rsidP="003F7B3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23</w:t>
                            </w:r>
                            <w:r>
                              <w:rPr>
                                <w:noProof/>
                              </w:rPr>
                              <w:fldChar w:fldCharType="end"/>
                            </w:r>
                            <w:r>
                              <w:t xml:space="preserve">: </w:t>
                            </w:r>
                            <w:r w:rsidRPr="006966AF">
                              <w:t>Příklad tabulkového formuláře (Segment Priority)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EE" id="Textové pole 211" o:spid="_x0000_s1047" type="#_x0000_t202" style="position:absolute;margin-left:18.65pt;margin-top:435.65pt;width:453.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" stroked="f">
                <v:path arrowok="t"/>
                <v:textbox style="mso-fit-shape-to-text:t" inset="0,0,0,0">
                  <w:txbxContent>
                    <w:p w14:paraId="563B6C94" w14:textId="24511BEB" w:rsidR="00462964" w:rsidRPr="00C60EA5" w:rsidRDefault="00462964" w:rsidP="003F7B3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23</w:t>
                      </w:r>
                      <w:r>
                        <w:rPr>
                          <w:noProof/>
                        </w:rPr>
                        <w:fldChar w:fldCharType="end"/>
                      </w:r>
                      <w:r>
                        <w:t xml:space="preserve">: </w:t>
                      </w:r>
                      <w:r w:rsidRPr="006966AF">
                        <w:t>Příklad tabulkového formuláře (Segment Priority)</w:t>
                      </w:r>
                    </w:p>
                  </w:txbxContent>
                </v:textbox>
                <w10:wrap type="topAndBottom"/>
              </v:shape>
            </w:pict>
          </mc:Fallback>
        </mc:AlternateContent>
      </w:r>
      <w:r w:rsidR="00AB16FA">
        <w:rPr>
          <w:noProof/>
          <w:sz w:val="24"/>
          <w:szCs w:val="24"/>
          <w:lang w:eastAsia="cs-CZ"/>
        </w:rPr>
        <w:drawing>
          <wp:anchor distT="0" distB="0" distL="114300" distR="114300" simplePos="0" relativeHeight="251633664" behindDoc="0" locked="0" layoutInCell="1" allowOverlap="1" wp14:anchorId="563B6BEF" wp14:editId="61E324F5">
            <wp:simplePos x="0" y="0"/>
            <wp:positionH relativeFrom="column">
              <wp:posOffset>236855</wp:posOffset>
            </wp:positionH>
            <wp:positionV relativeFrom="paragraph">
              <wp:posOffset>294005</wp:posOffset>
            </wp:positionV>
            <wp:extent cx="5759450" cy="5181600"/>
            <wp:effectExtent l="0" t="0" r="0" b="0"/>
            <wp:wrapTopAndBottom/>
            <wp:docPr id="197" name="Obrázek 197" descr="C:\Users\Václav\AppData\Local\Microsoft\Windows\INetCache\Content.Word\Tabl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áclav\AppData\Local\Microsoft\Windows\INetCache\Content.Word\TableFor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450" cy="5181600"/>
                    </a:xfrm>
                    <a:prstGeom prst="rect">
                      <a:avLst/>
                    </a:prstGeom>
                    <a:noFill/>
                    <a:ln>
                      <a:noFill/>
                    </a:ln>
                  </pic:spPr>
                </pic:pic>
              </a:graphicData>
            </a:graphic>
          </wp:anchor>
        </w:drawing>
      </w:r>
    </w:p>
    <w:p w14:paraId="563B6B9B" w14:textId="2F8CDFD5" w:rsidR="005D5931" w:rsidRDefault="00035FBC" w:rsidP="005D5931">
      <w:pPr>
        <w:rPr>
          <w:sz w:val="24"/>
          <w:szCs w:val="24"/>
        </w:rPr>
      </w:pPr>
      <w:r>
        <w:rPr>
          <w:noProof/>
          <w:sz w:val="24"/>
          <w:szCs w:val="24"/>
          <w:lang w:eastAsia="cs-CZ"/>
        </w:rPr>
        <w:lastRenderedPageBreak/>
        <w:drawing>
          <wp:anchor distT="0" distB="0" distL="114300" distR="114300" simplePos="0" relativeHeight="251635712" behindDoc="0" locked="0" layoutInCell="1" allowOverlap="1" wp14:anchorId="563B6BF1" wp14:editId="620DA584">
            <wp:simplePos x="0" y="0"/>
            <wp:positionH relativeFrom="column">
              <wp:posOffset>173355</wp:posOffset>
            </wp:positionH>
            <wp:positionV relativeFrom="paragraph">
              <wp:posOffset>0</wp:posOffset>
            </wp:positionV>
            <wp:extent cx="5759450" cy="5156200"/>
            <wp:effectExtent l="0" t="0" r="0" b="6350"/>
            <wp:wrapTopAndBottom/>
            <wp:docPr id="200" name="Obráze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5156200"/>
                    </a:xfrm>
                    <a:prstGeom prst="rect">
                      <a:avLst/>
                    </a:prstGeom>
                    <a:noFill/>
                    <a:ln>
                      <a:noFill/>
                    </a:ln>
                  </pic:spPr>
                </pic:pic>
              </a:graphicData>
            </a:graphic>
          </wp:anchor>
        </w:drawing>
      </w:r>
      <w:r w:rsidR="00A40EAE">
        <w:rPr>
          <w:noProof/>
          <w:lang w:eastAsia="cs-CZ"/>
        </w:rPr>
        <mc:AlternateContent>
          <mc:Choice Requires="wps">
            <w:drawing>
              <wp:anchor distT="0" distB="0" distL="114300" distR="114300" simplePos="0" relativeHeight="251663360" behindDoc="0" locked="0" layoutInCell="1" allowOverlap="1" wp14:anchorId="563B6BF3" wp14:editId="25D3205A">
                <wp:simplePos x="0" y="0"/>
                <wp:positionH relativeFrom="column">
                  <wp:posOffset>1214755</wp:posOffset>
                </wp:positionH>
                <wp:positionV relativeFrom="paragraph">
                  <wp:posOffset>8268335</wp:posOffset>
                </wp:positionV>
                <wp:extent cx="4006850" cy="266700"/>
                <wp:effectExtent l="0" t="0" r="6350" b="12700"/>
                <wp:wrapTopAndBottom/>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6850" cy="266700"/>
                        </a:xfrm>
                        <a:prstGeom prst="rect">
                          <a:avLst/>
                        </a:prstGeom>
                        <a:solidFill>
                          <a:prstClr val="white"/>
                        </a:solidFill>
                        <a:ln>
                          <a:noFill/>
                        </a:ln>
                      </wps:spPr>
                      <wps:txbx>
                        <w:txbxContent>
                          <w:p w14:paraId="563B6C95" w14:textId="7811BFAD" w:rsidR="00462964" w:rsidRPr="00E872AF" w:rsidRDefault="00462964" w:rsidP="00035FBC">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24</w:t>
                            </w:r>
                            <w:r>
                              <w:rPr>
                                <w:noProof/>
                              </w:rPr>
                              <w:fldChar w:fldCharType="end"/>
                            </w:r>
                            <w:r>
                              <w:t>: Ukázka klasického formuláře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F3" id="Textové pole 218" o:spid="_x0000_s1048" type="#_x0000_t202" style="position:absolute;margin-left:95.65pt;margin-top:651.05pt;width:315.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" stroked="f">
                <v:path arrowok="t"/>
                <v:textbox style="mso-fit-shape-to-text:t" inset="0,0,0,0">
                  <w:txbxContent>
                    <w:p w14:paraId="563B6C95" w14:textId="7811BFAD" w:rsidR="00462964" w:rsidRPr="00E872AF" w:rsidRDefault="00462964" w:rsidP="00035FBC">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24</w:t>
                      </w:r>
                      <w:r>
                        <w:rPr>
                          <w:noProof/>
                        </w:rPr>
                        <w:fldChar w:fldCharType="end"/>
                      </w:r>
                      <w:r>
                        <w:t>: Ukázka klasického formuláře</w:t>
                      </w:r>
                    </w:p>
                  </w:txbxContent>
                </v:textbox>
                <w10:wrap type="topAndBottom"/>
              </v:shape>
            </w:pict>
          </mc:Fallback>
        </mc:AlternateContent>
      </w:r>
      <w:r>
        <w:rPr>
          <w:noProof/>
          <w:sz w:val="24"/>
          <w:szCs w:val="24"/>
          <w:lang w:eastAsia="cs-CZ"/>
        </w:rPr>
        <w:drawing>
          <wp:anchor distT="0" distB="0" distL="114300" distR="114300" simplePos="0" relativeHeight="251637760" behindDoc="0" locked="0" layoutInCell="1" allowOverlap="1" wp14:anchorId="563B6BF4" wp14:editId="4093A2FA">
            <wp:simplePos x="0" y="0"/>
            <wp:positionH relativeFrom="margin">
              <wp:posOffset>1214755</wp:posOffset>
            </wp:positionH>
            <wp:positionV relativeFrom="paragraph">
              <wp:posOffset>5570855</wp:posOffset>
            </wp:positionV>
            <wp:extent cx="4006850" cy="2640330"/>
            <wp:effectExtent l="0" t="0" r="0" b="7620"/>
            <wp:wrapTopAndBottom/>
            <wp:docPr id="216" name="Obrázek 216" descr="C:\Users\Václav\AppData\Local\Microsoft\Windows\INetCache\Content.Word\Projec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áclav\AppData\Local\Microsoft\Windows\INetCache\Content.Word\ProjectForm.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1209" b="27805"/>
                    <a:stretch/>
                  </pic:blipFill>
                  <pic:spPr bwMode="auto">
                    <a:xfrm>
                      <a:off x="0" y="0"/>
                      <a:ext cx="4006850" cy="2640330"/>
                    </a:xfrm>
                    <a:prstGeom prst="rect">
                      <a:avLst/>
                    </a:prstGeom>
                    <a:noFill/>
                    <a:ln>
                      <a:noFill/>
                    </a:ln>
                    <a:extLst>
                      <a:ext uri="{53640926-AAD7-44D8-BBD7-CCE9431645EC}">
                        <a14:shadowObscured xmlns:a14="http://schemas.microsoft.com/office/drawing/2010/main"/>
                      </a:ext>
                    </a:extLst>
                  </pic:spPr>
                </pic:pic>
              </a:graphicData>
            </a:graphic>
          </wp:anchor>
        </w:drawing>
      </w:r>
      <w:r w:rsidR="00A40EAE">
        <w:rPr>
          <w:noProof/>
          <w:lang w:eastAsia="cs-CZ"/>
        </w:rPr>
        <mc:AlternateContent>
          <mc:Choice Requires="wps">
            <w:drawing>
              <wp:anchor distT="0" distB="0" distL="114300" distR="114300" simplePos="0" relativeHeight="251660288" behindDoc="0" locked="0" layoutInCell="1" allowOverlap="1" wp14:anchorId="563B6BF6" wp14:editId="1CE2DD6C">
                <wp:simplePos x="0" y="0"/>
                <wp:positionH relativeFrom="column">
                  <wp:posOffset>167005</wp:posOffset>
                </wp:positionH>
                <wp:positionV relativeFrom="paragraph">
                  <wp:posOffset>5213350</wp:posOffset>
                </wp:positionV>
                <wp:extent cx="5759450" cy="266700"/>
                <wp:effectExtent l="0" t="0" r="6350" b="12700"/>
                <wp:wrapTopAndBottom/>
                <wp:docPr id="213" name="Textové pole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66700"/>
                        </a:xfrm>
                        <a:prstGeom prst="rect">
                          <a:avLst/>
                        </a:prstGeom>
                        <a:solidFill>
                          <a:prstClr val="white"/>
                        </a:solidFill>
                        <a:ln>
                          <a:noFill/>
                        </a:ln>
                      </wps:spPr>
                      <wps:txbx>
                        <w:txbxContent>
                          <w:p w14:paraId="563B6C96" w14:textId="7E566AA5" w:rsidR="00462964" w:rsidRPr="005208EB" w:rsidRDefault="00462964" w:rsidP="003F7B3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25</w:t>
                            </w:r>
                            <w:r>
                              <w:rPr>
                                <w:noProof/>
                              </w:rPr>
                              <w:fldChar w:fldCharType="end"/>
                            </w:r>
                            <w:r>
                              <w:t xml:space="preserve">: </w:t>
                            </w:r>
                            <w:r w:rsidRPr="00E948E8">
                              <w:t>Ukázka formuláře kořenového elementu (Segment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F6" id="Textové pole 213" o:spid="_x0000_s1049" type="#_x0000_t202" style="position:absolute;margin-left:13.15pt;margin-top:410.5pt;width:453.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" stroked="f">
                <v:path arrowok="t"/>
                <v:textbox style="mso-fit-shape-to-text:t" inset="0,0,0,0">
                  <w:txbxContent>
                    <w:p w14:paraId="563B6C96" w14:textId="7E566AA5" w:rsidR="00462964" w:rsidRPr="005208EB" w:rsidRDefault="00462964" w:rsidP="003F7B3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25</w:t>
                      </w:r>
                      <w:r>
                        <w:rPr>
                          <w:noProof/>
                        </w:rPr>
                        <w:fldChar w:fldCharType="end"/>
                      </w:r>
                      <w:r>
                        <w:t xml:space="preserve">: </w:t>
                      </w:r>
                      <w:r w:rsidRPr="00E948E8">
                        <w:t>Ukázka formuláře kořenového elementu (Segment Phase)</w:t>
                      </w:r>
                    </w:p>
                  </w:txbxContent>
                </v:textbox>
                <w10:wrap type="topAndBottom"/>
              </v:shape>
            </w:pict>
          </mc:Fallback>
        </mc:AlternateContent>
      </w:r>
    </w:p>
    <w:p w14:paraId="563B6B9C" w14:textId="10B0F923" w:rsidR="005D5931" w:rsidRDefault="00A40EAE" w:rsidP="005D5931">
      <w:pPr>
        <w:rPr>
          <w:sz w:val="24"/>
          <w:szCs w:val="24"/>
        </w:rPr>
      </w:pPr>
      <w:r>
        <w:rPr>
          <w:noProof/>
          <w:lang w:eastAsia="cs-CZ"/>
        </w:rPr>
        <w:lastRenderedPageBreak/>
        <mc:AlternateContent>
          <mc:Choice Requires="wps">
            <w:drawing>
              <wp:anchor distT="0" distB="0" distL="114300" distR="114300" simplePos="0" relativeHeight="251661312" behindDoc="0" locked="0" layoutInCell="1" allowOverlap="1" wp14:anchorId="563B6BF7" wp14:editId="31AB38DB">
                <wp:simplePos x="0" y="0"/>
                <wp:positionH relativeFrom="column">
                  <wp:posOffset>357505</wp:posOffset>
                </wp:positionH>
                <wp:positionV relativeFrom="paragraph">
                  <wp:posOffset>2894965</wp:posOffset>
                </wp:positionV>
                <wp:extent cx="5753100" cy="266700"/>
                <wp:effectExtent l="0" t="0" r="12700" b="12700"/>
                <wp:wrapTopAndBottom/>
                <wp:docPr id="214" name="Textové pole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266700"/>
                        </a:xfrm>
                        <a:prstGeom prst="rect">
                          <a:avLst/>
                        </a:prstGeom>
                        <a:solidFill>
                          <a:prstClr val="white"/>
                        </a:solidFill>
                        <a:ln>
                          <a:noFill/>
                        </a:ln>
                      </wps:spPr>
                      <wps:txbx>
                        <w:txbxContent>
                          <w:p w14:paraId="563B6C97" w14:textId="2DC04902" w:rsidR="00462964" w:rsidRPr="00B62F31" w:rsidRDefault="00462964" w:rsidP="003F7B3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26</w:t>
                            </w:r>
                            <w:r>
                              <w:rPr>
                                <w:noProof/>
                              </w:rPr>
                              <w:fldChar w:fldCharType="end"/>
                            </w:r>
                            <w:r>
                              <w:t xml:space="preserve">: Ukázka formuláře pro segment </w:t>
                            </w:r>
                            <w:r w:rsidRPr="00D61CCA">
                              <w:t>Configurace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BF7" id="Textové pole 214" o:spid="_x0000_s1050" type="#_x0000_t202" style="position:absolute;margin-left:28.15pt;margin-top:227.95pt;width:4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" stroked="f">
                <v:path arrowok="t"/>
                <v:textbox style="mso-fit-shape-to-text:t" inset="0,0,0,0">
                  <w:txbxContent>
                    <w:p w14:paraId="563B6C97" w14:textId="2DC04902" w:rsidR="00462964" w:rsidRPr="00B62F31" w:rsidRDefault="00462964" w:rsidP="003F7B3F">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26</w:t>
                      </w:r>
                      <w:r>
                        <w:rPr>
                          <w:noProof/>
                        </w:rPr>
                        <w:fldChar w:fldCharType="end"/>
                      </w:r>
                      <w:r>
                        <w:t xml:space="preserve">: Ukázka formuláře pro segment </w:t>
                      </w:r>
                      <w:r w:rsidRPr="00D61CCA">
                        <w:t>Configurace</w:t>
                      </w:r>
                    </w:p>
                  </w:txbxContent>
                </v:textbox>
                <w10:wrap type="topAndBottom"/>
              </v:shape>
            </w:pict>
          </mc:Fallback>
        </mc:AlternateContent>
      </w:r>
      <w:r w:rsidR="00035FBC">
        <w:rPr>
          <w:noProof/>
          <w:sz w:val="24"/>
          <w:szCs w:val="24"/>
          <w:lang w:eastAsia="cs-CZ"/>
        </w:rPr>
        <w:drawing>
          <wp:anchor distT="0" distB="0" distL="114300" distR="114300" simplePos="0" relativeHeight="251636736" behindDoc="0" locked="0" layoutInCell="1" allowOverlap="1" wp14:anchorId="563B6BF8" wp14:editId="7AE02B7B">
            <wp:simplePos x="0" y="0"/>
            <wp:positionH relativeFrom="column">
              <wp:posOffset>351155</wp:posOffset>
            </wp:positionH>
            <wp:positionV relativeFrom="paragraph">
              <wp:posOffset>0</wp:posOffset>
            </wp:positionV>
            <wp:extent cx="5753100" cy="2749550"/>
            <wp:effectExtent l="0" t="0" r="0" b="0"/>
            <wp:wrapTopAndBottom/>
            <wp:docPr id="201" name="Obrázek 201" descr="C:\Users\Václav\AppData\Local\Microsoft\Windows\INetCache\Content.Word\Confi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áclav\AppData\Local\Microsoft\Windows\INetCache\Content.Word\ConfigFor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2749550"/>
                    </a:xfrm>
                    <a:prstGeom prst="rect">
                      <a:avLst/>
                    </a:prstGeom>
                    <a:noFill/>
                    <a:ln>
                      <a:noFill/>
                    </a:ln>
                  </pic:spPr>
                </pic:pic>
              </a:graphicData>
            </a:graphic>
          </wp:anchor>
        </w:drawing>
      </w:r>
    </w:p>
    <w:p w14:paraId="563B6B9D" w14:textId="77777777" w:rsidR="003F7B3F" w:rsidRDefault="00AB5EAE" w:rsidP="003F7B3F">
      <w:pPr>
        <w:keepNext/>
        <w:jc w:val="center"/>
      </w:pPr>
      <w:r>
        <w:rPr>
          <w:noProof/>
          <w:sz w:val="24"/>
          <w:szCs w:val="24"/>
          <w:lang w:eastAsia="cs-CZ"/>
        </w:rPr>
        <w:drawing>
          <wp:inline distT="0" distB="0" distL="0" distR="0" wp14:anchorId="563B6BFA" wp14:editId="04F105A6">
            <wp:extent cx="3498850" cy="3206750"/>
            <wp:effectExtent l="0" t="0" r="6350" b="0"/>
            <wp:docPr id="202" name="Obrázek 202" descr="C:\Users\Václav\AppData\Local\Microsoft\Windows\INetCache\Content.Word\Propoj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áclav\AppData\Local\Microsoft\Windows\INetCache\Content.Word\Propojeni.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254"/>
                    <a:stretch/>
                  </pic:blipFill>
                  <pic:spPr bwMode="auto">
                    <a:xfrm>
                      <a:off x="0" y="0"/>
                      <a:ext cx="3498850" cy="3206750"/>
                    </a:xfrm>
                    <a:prstGeom prst="rect">
                      <a:avLst/>
                    </a:prstGeom>
                    <a:noFill/>
                    <a:ln>
                      <a:noFill/>
                    </a:ln>
                    <a:extLst>
                      <a:ext uri="{53640926-AAD7-44D8-BBD7-CCE9431645EC}">
                        <a14:shadowObscured xmlns:a14="http://schemas.microsoft.com/office/drawing/2010/main"/>
                      </a:ext>
                    </a:extLst>
                  </pic:spPr>
                </pic:pic>
              </a:graphicData>
            </a:graphic>
          </wp:inline>
        </w:drawing>
      </w:r>
    </w:p>
    <w:p w14:paraId="563B6B9E" w14:textId="37B7D949" w:rsidR="009A1B06" w:rsidRDefault="003F7B3F" w:rsidP="003F7B3F">
      <w:pPr>
        <w:pStyle w:val="Titulek"/>
        <w:jc w:val="center"/>
      </w:pPr>
      <w:r>
        <w:t xml:space="preserve">Obr </w:t>
      </w:r>
      <w:r w:rsidR="00365878">
        <w:fldChar w:fldCharType="begin"/>
      </w:r>
      <w:r>
        <w:instrText xml:space="preserve"> SEQ Obr \* ARABIC </w:instrText>
      </w:r>
      <w:r w:rsidR="00365878">
        <w:fldChar w:fldCharType="separate"/>
      </w:r>
      <w:r w:rsidR="00D11BE9">
        <w:rPr>
          <w:noProof/>
        </w:rPr>
        <w:t>27</w:t>
      </w:r>
      <w:r w:rsidR="00365878">
        <w:fldChar w:fldCharType="end"/>
      </w:r>
      <w:r>
        <w:t xml:space="preserve">: </w:t>
      </w:r>
      <w:r w:rsidRPr="0034540E">
        <w:t>Ukázka propojení prvků plátna</w:t>
      </w:r>
    </w:p>
    <w:p w14:paraId="563B6B9F" w14:textId="77777777" w:rsidR="00A276CF" w:rsidRDefault="00A276CF" w:rsidP="00A276CF">
      <w:pPr>
        <w:keepNext/>
        <w:jc w:val="center"/>
      </w:pPr>
      <w:r>
        <w:rPr>
          <w:noProof/>
          <w:sz w:val="24"/>
          <w:szCs w:val="24"/>
          <w:lang w:eastAsia="cs-CZ"/>
        </w:rPr>
        <w:lastRenderedPageBreak/>
        <w:drawing>
          <wp:inline distT="0" distB="0" distL="0" distR="0" wp14:anchorId="563B6BFC" wp14:editId="2D725D70">
            <wp:extent cx="5302250" cy="1879600"/>
            <wp:effectExtent l="0" t="0" r="0" b="6350"/>
            <wp:docPr id="226" name="Obrázek 226" descr="C:\Users\Václav\AppData\Local\Microsoft\Windows\INetCache\Content.Word\RelatioWork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áclav\AppData\Local\Microsoft\Windows\INetCache\Content.Word\RelatioWorkUni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02250" cy="1879600"/>
                    </a:xfrm>
                    <a:prstGeom prst="rect">
                      <a:avLst/>
                    </a:prstGeom>
                    <a:noFill/>
                    <a:ln>
                      <a:noFill/>
                    </a:ln>
                  </pic:spPr>
                </pic:pic>
              </a:graphicData>
            </a:graphic>
          </wp:inline>
        </w:drawing>
      </w:r>
    </w:p>
    <w:p w14:paraId="563B6BA0" w14:textId="5887AC36" w:rsidR="00A276CF" w:rsidRDefault="00A276CF" w:rsidP="00E42C9E">
      <w:pPr>
        <w:pStyle w:val="Titulek"/>
        <w:jc w:val="center"/>
      </w:pPr>
      <w:r>
        <w:t xml:space="preserve">Obr </w:t>
      </w:r>
      <w:r w:rsidR="00365878">
        <w:fldChar w:fldCharType="begin"/>
      </w:r>
      <w:r>
        <w:instrText xml:space="preserve"> SEQ Obr \* ARABIC </w:instrText>
      </w:r>
      <w:r w:rsidR="00365878">
        <w:fldChar w:fldCharType="separate"/>
      </w:r>
      <w:r w:rsidR="00D11BE9">
        <w:rPr>
          <w:noProof/>
        </w:rPr>
        <w:t>28</w:t>
      </w:r>
      <w:r w:rsidR="00365878">
        <w:fldChar w:fldCharType="end"/>
      </w:r>
      <w:r>
        <w:t>: Ukázka vytvoření relace mezi Work</w:t>
      </w:r>
      <w:r w:rsidR="00E42C9E">
        <w:t xml:space="preserve"> </w:t>
      </w:r>
      <w:r>
        <w:t>Unit</w:t>
      </w:r>
    </w:p>
    <w:p w14:paraId="563B6BA1" w14:textId="77777777" w:rsidR="00AB5EAE" w:rsidRDefault="00AB5EAE" w:rsidP="00DD22C1">
      <w:pPr>
        <w:jc w:val="center"/>
        <w:rPr>
          <w:sz w:val="24"/>
          <w:szCs w:val="24"/>
        </w:rPr>
      </w:pPr>
    </w:p>
    <w:p w14:paraId="563B6BA2" w14:textId="77777777" w:rsidR="003F7B3F" w:rsidRDefault="00F329FB" w:rsidP="003F7B3F">
      <w:pPr>
        <w:keepNext/>
        <w:jc w:val="center"/>
      </w:pPr>
      <w:r>
        <w:rPr>
          <w:noProof/>
          <w:sz w:val="24"/>
          <w:szCs w:val="24"/>
          <w:lang w:eastAsia="cs-CZ"/>
        </w:rPr>
        <w:drawing>
          <wp:inline distT="0" distB="0" distL="0" distR="0" wp14:anchorId="563B6BFE" wp14:editId="17776B01">
            <wp:extent cx="3454400" cy="1631950"/>
            <wp:effectExtent l="0" t="0" r="0" b="6350"/>
            <wp:docPr id="203" name="Obrázek 203" descr="C:\Users\Václav\AppData\Local\Microsoft\Windows\INetCache\Content.Word\DeleteAl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áclav\AppData\Local\Microsoft\Windows\INetCache\Content.Word\DeleteAlert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54400" cy="1631950"/>
                    </a:xfrm>
                    <a:prstGeom prst="rect">
                      <a:avLst/>
                    </a:prstGeom>
                    <a:noFill/>
                    <a:ln>
                      <a:noFill/>
                    </a:ln>
                  </pic:spPr>
                </pic:pic>
              </a:graphicData>
            </a:graphic>
          </wp:inline>
        </w:drawing>
      </w:r>
    </w:p>
    <w:p w14:paraId="563B6BA3" w14:textId="2D8ABFA5" w:rsidR="00F329FB" w:rsidRDefault="003F7B3F" w:rsidP="003F7B3F">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29</w:t>
      </w:r>
      <w:r w:rsidR="00365878">
        <w:fldChar w:fldCharType="end"/>
      </w:r>
      <w:r>
        <w:t>: Chybové hlášení o nevybrání položky z tabulky</w:t>
      </w:r>
    </w:p>
    <w:p w14:paraId="563B6BA4" w14:textId="77777777" w:rsidR="003F7B3F" w:rsidRDefault="00F329FB" w:rsidP="003F7B3F">
      <w:pPr>
        <w:keepNext/>
        <w:jc w:val="center"/>
      </w:pPr>
      <w:r>
        <w:rPr>
          <w:noProof/>
          <w:sz w:val="24"/>
          <w:szCs w:val="24"/>
          <w:lang w:eastAsia="cs-CZ"/>
        </w:rPr>
        <w:drawing>
          <wp:inline distT="0" distB="0" distL="0" distR="0" wp14:anchorId="563B6C00" wp14:editId="5B50CC9E">
            <wp:extent cx="3981450" cy="3802454"/>
            <wp:effectExtent l="0" t="0" r="0" b="7620"/>
            <wp:docPr id="204" name="Obrázek 204" descr="C:\Users\Václav\AppData\Local\Microsoft\Windows\INetCache\Content.Word\SeznamPoloze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áclav\AppData\Local\Microsoft\Windows\INetCache\Content.Word\SeznamPolozekDelet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87018" cy="3807772"/>
                    </a:xfrm>
                    <a:prstGeom prst="rect">
                      <a:avLst/>
                    </a:prstGeom>
                    <a:noFill/>
                    <a:ln>
                      <a:noFill/>
                    </a:ln>
                  </pic:spPr>
                </pic:pic>
              </a:graphicData>
            </a:graphic>
          </wp:inline>
        </w:drawing>
      </w:r>
    </w:p>
    <w:p w14:paraId="563B6BA5" w14:textId="626D088C" w:rsidR="00F329FB" w:rsidRDefault="003F7B3F" w:rsidP="003F7B3F">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30</w:t>
      </w:r>
      <w:r w:rsidR="00365878">
        <w:fldChar w:fldCharType="end"/>
      </w:r>
      <w:r>
        <w:t>: Hlášení s informací o vybraných položkách z tabulky</w:t>
      </w:r>
    </w:p>
    <w:p w14:paraId="563B6BA6" w14:textId="77777777" w:rsidR="003F7B3F" w:rsidRDefault="004D1986" w:rsidP="003F7B3F">
      <w:pPr>
        <w:keepNext/>
        <w:jc w:val="center"/>
      </w:pPr>
      <w:r>
        <w:rPr>
          <w:noProof/>
          <w:sz w:val="24"/>
          <w:szCs w:val="24"/>
          <w:lang w:eastAsia="cs-CZ"/>
        </w:rPr>
        <w:lastRenderedPageBreak/>
        <w:drawing>
          <wp:inline distT="0" distB="0" distL="0" distR="0" wp14:anchorId="563B6C02" wp14:editId="45C6BFA3">
            <wp:extent cx="3441700" cy="1790700"/>
            <wp:effectExtent l="0" t="0" r="6350" b="0"/>
            <wp:docPr id="205" name="Obrázek 205" descr="C:\Users\Václav\AppData\Local\Microsoft\Windows\INetCache\Content.Word\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áclav\AppData\Local\Microsoft\Windows\INetCache\Content.Word\Missi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1700" cy="1790700"/>
                    </a:xfrm>
                    <a:prstGeom prst="rect">
                      <a:avLst/>
                    </a:prstGeom>
                    <a:noFill/>
                    <a:ln>
                      <a:noFill/>
                    </a:ln>
                  </pic:spPr>
                </pic:pic>
              </a:graphicData>
            </a:graphic>
          </wp:inline>
        </w:drawing>
      </w:r>
    </w:p>
    <w:p w14:paraId="563B6BA7" w14:textId="5A621D08" w:rsidR="003F7B3F" w:rsidRDefault="006820F9" w:rsidP="003F7B3F">
      <w:pPr>
        <w:pStyle w:val="Titulek"/>
        <w:jc w:val="center"/>
      </w:pPr>
      <w:r>
        <w:rPr>
          <w:noProof/>
          <w:sz w:val="24"/>
          <w:szCs w:val="24"/>
          <w:lang w:eastAsia="cs-CZ"/>
        </w:rPr>
        <w:drawing>
          <wp:anchor distT="0" distB="0" distL="114300" distR="114300" simplePos="0" relativeHeight="251642880" behindDoc="0" locked="0" layoutInCell="1" allowOverlap="1" wp14:anchorId="563B6C04" wp14:editId="74B29BD1">
            <wp:simplePos x="0" y="0"/>
            <wp:positionH relativeFrom="margin">
              <wp:align>center</wp:align>
            </wp:positionH>
            <wp:positionV relativeFrom="paragraph">
              <wp:posOffset>254000</wp:posOffset>
            </wp:positionV>
            <wp:extent cx="3448050" cy="1649730"/>
            <wp:effectExtent l="0" t="0" r="0" b="7620"/>
            <wp:wrapTopAndBottom/>
            <wp:docPr id="206" name="Obrázek 206" descr="C:\Users\Václav\AppData\Local\Microsoft\Windows\INetCache\Content.Word\Cl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áclav\AppData\Local\Microsoft\Windows\INetCache\Content.Word\Closing.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 r="1105" b="1532"/>
                    <a:stretch/>
                  </pic:blipFill>
                  <pic:spPr bwMode="auto">
                    <a:xfrm>
                      <a:off x="0" y="0"/>
                      <a:ext cx="3448050" cy="1649730"/>
                    </a:xfrm>
                    <a:prstGeom prst="rect">
                      <a:avLst/>
                    </a:prstGeom>
                    <a:noFill/>
                    <a:ln>
                      <a:noFill/>
                    </a:ln>
                    <a:extLst>
                      <a:ext uri="{53640926-AAD7-44D8-BBD7-CCE9431645EC}">
                        <a14:shadowObscured xmlns:a14="http://schemas.microsoft.com/office/drawing/2010/main"/>
                      </a:ext>
                    </a:extLst>
                  </pic:spPr>
                </pic:pic>
              </a:graphicData>
            </a:graphic>
          </wp:anchor>
        </w:drawing>
      </w:r>
      <w:r w:rsidR="003F7B3F">
        <w:t xml:space="preserve">Obr </w:t>
      </w:r>
      <w:r w:rsidR="00365878">
        <w:fldChar w:fldCharType="begin"/>
      </w:r>
      <w:r w:rsidR="003F7B3F">
        <w:instrText xml:space="preserve"> SEQ Obr \* ARABIC </w:instrText>
      </w:r>
      <w:r w:rsidR="00365878">
        <w:fldChar w:fldCharType="separate"/>
      </w:r>
      <w:r w:rsidR="00D11BE9">
        <w:rPr>
          <w:noProof/>
        </w:rPr>
        <w:t>31</w:t>
      </w:r>
      <w:r w:rsidR="00365878">
        <w:fldChar w:fldCharType="end"/>
      </w:r>
      <w:r w:rsidR="003F7B3F">
        <w:t>: Chybové hlášení o nevyplnění pole formuláře</w:t>
      </w:r>
    </w:p>
    <w:p w14:paraId="563B6BA8" w14:textId="77777777" w:rsidR="003F7B3F" w:rsidRDefault="003F7B3F" w:rsidP="003F7B3F">
      <w:pPr>
        <w:keepNext/>
        <w:jc w:val="center"/>
      </w:pPr>
    </w:p>
    <w:p w14:paraId="563B6BA9" w14:textId="0A062DE2" w:rsidR="003F7B3F" w:rsidRDefault="00A40EAE" w:rsidP="003F7B3F">
      <w:pPr>
        <w:pStyle w:val="Titulek"/>
        <w:jc w:val="center"/>
      </w:pPr>
      <w:r>
        <w:rPr>
          <w:noProof/>
          <w:lang w:eastAsia="cs-CZ"/>
        </w:rPr>
        <mc:AlternateContent>
          <mc:Choice Requires="wps">
            <w:drawing>
              <wp:anchor distT="0" distB="0" distL="114300" distR="114300" simplePos="0" relativeHeight="251667456" behindDoc="0" locked="0" layoutInCell="1" allowOverlap="1" wp14:anchorId="563B6C06" wp14:editId="691CD671">
                <wp:simplePos x="0" y="0"/>
                <wp:positionH relativeFrom="margin">
                  <wp:align>center</wp:align>
                </wp:positionH>
                <wp:positionV relativeFrom="paragraph">
                  <wp:posOffset>2159635</wp:posOffset>
                </wp:positionV>
                <wp:extent cx="3475355" cy="266700"/>
                <wp:effectExtent l="0" t="0" r="4445" b="12700"/>
                <wp:wrapTopAndBottom/>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5355" cy="266700"/>
                        </a:xfrm>
                        <a:prstGeom prst="rect">
                          <a:avLst/>
                        </a:prstGeom>
                        <a:solidFill>
                          <a:prstClr val="white"/>
                        </a:solidFill>
                        <a:ln>
                          <a:noFill/>
                        </a:ln>
                      </wps:spPr>
                      <wps:txbx>
                        <w:txbxContent>
                          <w:p w14:paraId="563B6C98" w14:textId="142C09D3" w:rsidR="00462964" w:rsidRPr="00106695" w:rsidRDefault="00462964" w:rsidP="006820F9">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32</w:t>
                            </w:r>
                            <w:r>
                              <w:rPr>
                                <w:noProof/>
                              </w:rPr>
                              <w:fldChar w:fldCharType="end"/>
                            </w:r>
                            <w:r>
                              <w:t>: Hlášení o zavření formuláře bez uložení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3B6C06" id="Textové pole 220" o:spid="_x0000_s1051" type="#_x0000_t202" style="position:absolute;left:0;text-align:left;margin-left:0;margin-top:170.05pt;width:273.65pt;height:2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" stroked="f">
                <v:path arrowok="t"/>
                <v:textbox style="mso-fit-shape-to-text:t" inset="0,0,0,0">
                  <w:txbxContent>
                    <w:p w14:paraId="563B6C98" w14:textId="142C09D3" w:rsidR="00462964" w:rsidRPr="00106695" w:rsidRDefault="00462964" w:rsidP="006820F9">
                      <w:pPr>
                        <w:pStyle w:val="Titulek"/>
                        <w:jc w:val="center"/>
                        <w:rPr>
                          <w:sz w:val="24"/>
                          <w:szCs w:val="24"/>
                        </w:rPr>
                      </w:pPr>
                      <w:r>
                        <w:t xml:space="preserve">Obr </w:t>
                      </w:r>
                      <w:r>
                        <w:fldChar w:fldCharType="begin"/>
                      </w:r>
                      <w:r>
                        <w:instrText xml:space="preserve"> SEQ Obr \* ARABIC </w:instrText>
                      </w:r>
                      <w:r>
                        <w:fldChar w:fldCharType="separate"/>
                      </w:r>
                      <w:r w:rsidR="00D11BE9">
                        <w:rPr>
                          <w:noProof/>
                        </w:rPr>
                        <w:t>32</w:t>
                      </w:r>
                      <w:r>
                        <w:rPr>
                          <w:noProof/>
                        </w:rPr>
                        <w:fldChar w:fldCharType="end"/>
                      </w:r>
                      <w:r>
                        <w:t>: Hlášení o zavření formuláře bez uložení</w:t>
                      </w:r>
                    </w:p>
                  </w:txbxContent>
                </v:textbox>
                <w10:wrap type="topAndBottom" anchorx="margin"/>
              </v:shape>
            </w:pict>
          </mc:Fallback>
        </mc:AlternateContent>
      </w:r>
      <w:r w:rsidR="006820F9">
        <w:rPr>
          <w:noProof/>
          <w:lang w:eastAsia="cs-CZ"/>
        </w:rPr>
        <w:drawing>
          <wp:anchor distT="0" distB="0" distL="114300" distR="114300" simplePos="0" relativeHeight="251640832" behindDoc="0" locked="0" layoutInCell="1" allowOverlap="1" wp14:anchorId="563B6C07" wp14:editId="03108555">
            <wp:simplePos x="0" y="0"/>
            <wp:positionH relativeFrom="margin">
              <wp:align>center</wp:align>
            </wp:positionH>
            <wp:positionV relativeFrom="paragraph">
              <wp:posOffset>362585</wp:posOffset>
            </wp:positionV>
            <wp:extent cx="3475355" cy="1663700"/>
            <wp:effectExtent l="0" t="0" r="0" b="0"/>
            <wp:wrapTopAndBottom/>
            <wp:docPr id="219" name="Obrázek 219" descr="C:\Users\Václav\AppData\Local\Microsoft\Windows\INetCache\Content.Word\Closin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áclav\AppData\Local\Microsoft\Windows\INetCache\Content.Word\ClosingFor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1101"/>
                    <a:stretch/>
                  </pic:blipFill>
                  <pic:spPr bwMode="auto">
                    <a:xfrm>
                      <a:off x="0" y="0"/>
                      <a:ext cx="3475355" cy="1663700"/>
                    </a:xfrm>
                    <a:prstGeom prst="rect">
                      <a:avLst/>
                    </a:prstGeom>
                    <a:noFill/>
                    <a:ln>
                      <a:noFill/>
                    </a:ln>
                    <a:extLst>
                      <a:ext uri="{53640926-AAD7-44D8-BBD7-CCE9431645EC}">
                        <a14:shadowObscured xmlns:a14="http://schemas.microsoft.com/office/drawing/2010/main"/>
                      </a:ext>
                    </a:extLst>
                  </pic:spPr>
                </pic:pic>
              </a:graphicData>
            </a:graphic>
          </wp:anchor>
        </w:drawing>
      </w:r>
      <w:r w:rsidR="003F7B3F">
        <w:t xml:space="preserve">Obr </w:t>
      </w:r>
      <w:r w:rsidR="00365878">
        <w:fldChar w:fldCharType="begin"/>
      </w:r>
      <w:r w:rsidR="003F7B3F">
        <w:instrText xml:space="preserve"> SEQ Obr \* ARABIC </w:instrText>
      </w:r>
      <w:r w:rsidR="00365878">
        <w:fldChar w:fldCharType="separate"/>
      </w:r>
      <w:r w:rsidR="00D11BE9">
        <w:rPr>
          <w:noProof/>
        </w:rPr>
        <w:t>33</w:t>
      </w:r>
      <w:r w:rsidR="00365878">
        <w:fldChar w:fldCharType="end"/>
      </w:r>
      <w:r w:rsidR="003F7B3F">
        <w:t>: Hlášení o uzavření programu s možností uložení</w:t>
      </w:r>
    </w:p>
    <w:p w14:paraId="563B6BAA" w14:textId="77777777" w:rsidR="00522817" w:rsidRDefault="00522817" w:rsidP="00522817">
      <w:pPr>
        <w:keepNext/>
        <w:jc w:val="center"/>
      </w:pPr>
      <w:r>
        <w:rPr>
          <w:noProof/>
          <w:sz w:val="24"/>
          <w:szCs w:val="24"/>
          <w:lang w:eastAsia="cs-CZ"/>
        </w:rPr>
        <w:drawing>
          <wp:inline distT="0" distB="0" distL="0" distR="0" wp14:anchorId="563B6C09" wp14:editId="563B6C0A">
            <wp:extent cx="3441700" cy="1625600"/>
            <wp:effectExtent l="0" t="0" r="6350" b="0"/>
            <wp:docPr id="222" name="Obrázek 222" descr="C:\Users\Václav\AppData\Local\Microsoft\Windows\INetCache\Content.Word\Validation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áclav\AppData\Local\Microsoft\Windows\INetCache\Content.Word\ValidationO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41700" cy="1625600"/>
                    </a:xfrm>
                    <a:prstGeom prst="rect">
                      <a:avLst/>
                    </a:prstGeom>
                    <a:noFill/>
                    <a:ln>
                      <a:noFill/>
                    </a:ln>
                  </pic:spPr>
                </pic:pic>
              </a:graphicData>
            </a:graphic>
          </wp:inline>
        </w:drawing>
      </w:r>
    </w:p>
    <w:p w14:paraId="563B6BAB" w14:textId="3079C32F" w:rsidR="00F329FB" w:rsidRDefault="00522817" w:rsidP="00522817">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34</w:t>
      </w:r>
      <w:r w:rsidR="00365878">
        <w:fldChar w:fldCharType="end"/>
      </w:r>
      <w:r>
        <w:t>: Úspěšná Validace procesu</w:t>
      </w:r>
    </w:p>
    <w:p w14:paraId="563B6BAC" w14:textId="77777777" w:rsidR="00522817" w:rsidRDefault="00522817" w:rsidP="00522817">
      <w:pPr>
        <w:keepNext/>
        <w:jc w:val="center"/>
      </w:pPr>
      <w:r>
        <w:rPr>
          <w:noProof/>
          <w:sz w:val="24"/>
          <w:szCs w:val="24"/>
          <w:lang w:eastAsia="cs-CZ"/>
        </w:rPr>
        <w:lastRenderedPageBreak/>
        <w:drawing>
          <wp:inline distT="0" distB="0" distL="0" distR="0" wp14:anchorId="563B6C0B" wp14:editId="563B6C0C">
            <wp:extent cx="3416300" cy="2743200"/>
            <wp:effectExtent l="0" t="0" r="0" b="0"/>
            <wp:docPr id="223" name="Obrázek 223" descr="C:\Users\Václav\AppData\Local\Microsoft\Windows\INetCache\Content.Word\Validatio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áclav\AppData\Local\Microsoft\Windows\INetCache\Content.Word\ValidationErro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16300" cy="2743200"/>
                    </a:xfrm>
                    <a:prstGeom prst="rect">
                      <a:avLst/>
                    </a:prstGeom>
                    <a:noFill/>
                    <a:ln>
                      <a:noFill/>
                    </a:ln>
                  </pic:spPr>
                </pic:pic>
              </a:graphicData>
            </a:graphic>
          </wp:inline>
        </w:drawing>
      </w:r>
    </w:p>
    <w:p w14:paraId="563B6BAD" w14:textId="67D7F652" w:rsidR="00522817" w:rsidRDefault="00522817" w:rsidP="00522817">
      <w:pPr>
        <w:pStyle w:val="Titulek"/>
        <w:jc w:val="center"/>
        <w:rPr>
          <w:sz w:val="24"/>
          <w:szCs w:val="24"/>
        </w:rPr>
      </w:pPr>
      <w:r>
        <w:t xml:space="preserve">Obr </w:t>
      </w:r>
      <w:r w:rsidR="00365878">
        <w:fldChar w:fldCharType="begin"/>
      </w:r>
      <w:r>
        <w:instrText xml:space="preserve"> SEQ Obr \* ARABIC </w:instrText>
      </w:r>
      <w:r w:rsidR="00365878">
        <w:fldChar w:fldCharType="separate"/>
      </w:r>
      <w:r w:rsidR="00D11BE9">
        <w:rPr>
          <w:noProof/>
        </w:rPr>
        <w:t>35</w:t>
      </w:r>
      <w:r w:rsidR="00365878">
        <w:fldChar w:fldCharType="end"/>
      </w:r>
      <w:r>
        <w:t>: Hlášení chyby po ruční validaci</w:t>
      </w:r>
    </w:p>
    <w:p w14:paraId="563B6BAE" w14:textId="77777777" w:rsidR="00522817" w:rsidRDefault="00522817" w:rsidP="00522817">
      <w:pPr>
        <w:keepNext/>
        <w:jc w:val="center"/>
      </w:pPr>
      <w:r>
        <w:rPr>
          <w:noProof/>
          <w:sz w:val="24"/>
          <w:szCs w:val="24"/>
          <w:lang w:eastAsia="cs-CZ"/>
        </w:rPr>
        <w:drawing>
          <wp:inline distT="0" distB="0" distL="0" distR="0" wp14:anchorId="563B6C0D" wp14:editId="563B6C0E">
            <wp:extent cx="3441700" cy="2762250"/>
            <wp:effectExtent l="0" t="0" r="6350" b="0"/>
            <wp:docPr id="224" name="Obrázek 224" descr="C:\Users\Václav\AppData\Local\Microsoft\Windows\INetCache\Content.Word\Validatio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áclav\AppData\Local\Microsoft\Windows\INetCache\Content.Word\ValidationSav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41700" cy="2762250"/>
                    </a:xfrm>
                    <a:prstGeom prst="rect">
                      <a:avLst/>
                    </a:prstGeom>
                    <a:noFill/>
                    <a:ln>
                      <a:noFill/>
                    </a:ln>
                  </pic:spPr>
                </pic:pic>
              </a:graphicData>
            </a:graphic>
          </wp:inline>
        </w:drawing>
      </w:r>
    </w:p>
    <w:p w14:paraId="563B6BAF" w14:textId="2966600F" w:rsidR="00522817" w:rsidRDefault="00522817" w:rsidP="00522817">
      <w:pPr>
        <w:pStyle w:val="Titulek"/>
        <w:jc w:val="center"/>
      </w:pPr>
      <w:r>
        <w:t xml:space="preserve">Obr </w:t>
      </w:r>
      <w:r w:rsidR="00365878">
        <w:fldChar w:fldCharType="begin"/>
      </w:r>
      <w:r>
        <w:instrText xml:space="preserve"> SEQ Obr \* ARABIC </w:instrText>
      </w:r>
      <w:r w:rsidR="00365878">
        <w:fldChar w:fldCharType="separate"/>
      </w:r>
      <w:r w:rsidR="00D11BE9">
        <w:rPr>
          <w:noProof/>
        </w:rPr>
        <w:t>36</w:t>
      </w:r>
      <w:r w:rsidR="00365878">
        <w:fldChar w:fldCharType="end"/>
      </w:r>
      <w:r>
        <w:t>: Hlášení chyby při ukládání procesu</w:t>
      </w:r>
    </w:p>
    <w:p w14:paraId="563B6BB0" w14:textId="77777777" w:rsidR="00522817" w:rsidRPr="00B35E5D" w:rsidRDefault="00522817" w:rsidP="00DD22C1">
      <w:pPr>
        <w:jc w:val="center"/>
        <w:rPr>
          <w:sz w:val="24"/>
          <w:szCs w:val="24"/>
        </w:rPr>
      </w:pPr>
    </w:p>
    <w:sectPr w:rsidR="00522817" w:rsidRPr="00B35E5D" w:rsidSect="00B0396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oem" w:date="2017-04-24T12:52:00Z" w:initials="o">
    <w:p w14:paraId="563B6C0F" w14:textId="77777777" w:rsidR="00462964" w:rsidRDefault="00462964">
      <w:pPr>
        <w:pStyle w:val="Textkomente"/>
      </w:pPr>
      <w:r>
        <w:rPr>
          <w:rStyle w:val="Odkaznakoment"/>
        </w:rPr>
        <w:annotationRef/>
      </w:r>
      <w:r>
        <w:t>Chybí abstrakt – pozorně projít pokyny k vypracování BP na CW. Nevím jestli Úvod nemá být číslování jako první kapitola.</w:t>
      </w:r>
    </w:p>
  </w:comment>
  <w:comment w:id="7" w:author="oem" w:date="2017-04-24T12:52:00Z" w:initials="o">
    <w:p w14:paraId="563B6C16" w14:textId="77777777" w:rsidR="00462964" w:rsidRDefault="00462964">
      <w:pPr>
        <w:pStyle w:val="Textkomente"/>
      </w:pPr>
      <w:r>
        <w:rPr>
          <w:rStyle w:val="Odkaznakoment"/>
        </w:rPr>
        <w:annotationRef/>
      </w:r>
      <w:r>
        <w:t>Na obrázek není odkaz v textu. Projít obecně u všech obrázků (krom těch v přílohách) a ujistit se, že jsou v obrázku zmíněny před jejich samotným výskytem.</w:t>
      </w:r>
    </w:p>
  </w:comment>
  <w:comment w:id="13" w:author="Petr" w:date="2017-04-24T12:52:00Z" w:initials="P">
    <w:p w14:paraId="563B6C1E" w14:textId="77777777" w:rsidR="00462964" w:rsidRDefault="00462964">
      <w:pPr>
        <w:pStyle w:val="Textkomente"/>
      </w:pPr>
      <w:r>
        <w:rPr>
          <w:rStyle w:val="Odkaznakoment"/>
        </w:rPr>
        <w:annotationRef/>
      </w:r>
      <w:r>
        <w:t>Nový odstavec, jak do toho celého spadá tato práce:</w:t>
      </w:r>
    </w:p>
    <w:p w14:paraId="563B6C1F" w14:textId="77777777" w:rsidR="00462964" w:rsidRDefault="00462964" w:rsidP="003F5106">
      <w:pPr>
        <w:pStyle w:val="Textkomente"/>
        <w:numPr>
          <w:ilvl w:val="0"/>
          <w:numId w:val="7"/>
        </w:numPr>
      </w:pPr>
      <w:r>
        <w:t>Modelování procesů i anti-patternů</w:t>
      </w:r>
    </w:p>
    <w:p w14:paraId="563B6C20" w14:textId="77777777" w:rsidR="00462964" w:rsidRDefault="00462964" w:rsidP="003F5106">
      <w:pPr>
        <w:pStyle w:val="Textkomente"/>
        <w:numPr>
          <w:ilvl w:val="0"/>
          <w:numId w:val="7"/>
        </w:numPr>
      </w:pPr>
      <w:r>
        <w:t>Forma podle SPADe data modelu</w:t>
      </w:r>
    </w:p>
    <w:p w14:paraId="563B6C21" w14:textId="77777777" w:rsidR="00462964" w:rsidRDefault="00462964" w:rsidP="003F5106">
      <w:pPr>
        <w:pStyle w:val="Textkomente"/>
        <w:numPr>
          <w:ilvl w:val="0"/>
          <w:numId w:val="7"/>
        </w:numPr>
      </w:pPr>
      <w:r>
        <w:t>XML kvůli zpracování</w:t>
      </w:r>
    </w:p>
    <w:p w14:paraId="563B6C22" w14:textId="77777777" w:rsidR="00462964" w:rsidRDefault="00462964" w:rsidP="003F5106">
      <w:pPr>
        <w:pStyle w:val="Textkomente"/>
        <w:numPr>
          <w:ilvl w:val="0"/>
          <w:numId w:val="7"/>
        </w:numPr>
      </w:pPr>
      <w:r>
        <w:t>Tak aby to opodstatnilo všechno, co bylo doteď napsáno</w:t>
      </w:r>
    </w:p>
    <w:p w14:paraId="563B6C23" w14:textId="77777777" w:rsidR="00462964" w:rsidRDefault="00462964" w:rsidP="003F5106">
      <w:pPr>
        <w:pStyle w:val="Textkomente"/>
      </w:pPr>
      <w:r>
        <w:t>Možná časem přeházíme kapitoly:</w:t>
      </w:r>
    </w:p>
    <w:p w14:paraId="563B6C24" w14:textId="77777777" w:rsidR="00462964" w:rsidRDefault="00462964" w:rsidP="003F5106">
      <w:pPr>
        <w:pStyle w:val="Textkomente"/>
        <w:numPr>
          <w:ilvl w:val="0"/>
          <w:numId w:val="7"/>
        </w:numPr>
      </w:pPr>
      <w:r>
        <w:t>Problém a motivace (SPADe a co pro něj potřebujeme)</w:t>
      </w:r>
    </w:p>
    <w:p w14:paraId="563B6C25" w14:textId="77777777" w:rsidR="00462964" w:rsidRDefault="00462964" w:rsidP="003F5106">
      <w:pPr>
        <w:pStyle w:val="Textkomente"/>
        <w:numPr>
          <w:ilvl w:val="0"/>
          <w:numId w:val="7"/>
        </w:numPr>
      </w:pPr>
      <w:r>
        <w:t>Průzkum state of the art (rmc, epf a proč je nejde použít)</w:t>
      </w:r>
    </w:p>
    <w:p w14:paraId="563B6C26" w14:textId="77777777" w:rsidR="00462964" w:rsidRDefault="00462964" w:rsidP="003F5106">
      <w:pPr>
        <w:pStyle w:val="Textkomente"/>
        <w:numPr>
          <w:ilvl w:val="0"/>
          <w:numId w:val="7"/>
        </w:numPr>
      </w:pPr>
      <w:r>
        <w:t>Parametry řešení a důvody (XML, parsery, JavaFX)</w:t>
      </w:r>
    </w:p>
  </w:comment>
  <w:comment w:id="85" w:author="oem" w:date="2017-04-24T12:52:00Z" w:initials="o">
    <w:p w14:paraId="563B6C2D" w14:textId="77777777" w:rsidR="00462964" w:rsidRDefault="00462964">
      <w:pPr>
        <w:pStyle w:val="Textkomente"/>
      </w:pPr>
      <w:r>
        <w:rPr>
          <w:rStyle w:val="Odkaznakoment"/>
        </w:rPr>
        <w:annotationRef/>
      </w:r>
      <w:r>
        <w:t>Kdyby byl čas, hodil by se diagram balíků a jak spolu komunikují, tzn. Který využívá třídy kterého</w:t>
      </w:r>
    </w:p>
  </w:comment>
  <w:comment w:id="122" w:author="oem" w:date="2017-04-24T12:52:00Z" w:initials="o">
    <w:p w14:paraId="563B6C38" w14:textId="77777777" w:rsidR="00462964" w:rsidRDefault="00462964">
      <w:pPr>
        <w:pStyle w:val="Textkomente"/>
      </w:pPr>
      <w:r>
        <w:rPr>
          <w:rStyle w:val="Odkaznakoment"/>
        </w:rPr>
        <w:annotationRef/>
      </w:r>
      <w:r>
        <w:t>Nezapomenout na odkazy v textu. Přidat i třeba zdroje s víc informacemi o věcech, o kterých se práce jen okrajově zmiňuje, např. AWT, Swing, atd.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3B6C0F" w15:done="0"/>
  <w15:commentEx w15:paraId="563B6C16" w15:done="0"/>
  <w15:commentEx w15:paraId="563B6C26" w15:done="0"/>
  <w15:commentEx w15:paraId="563B6C2D" w15:done="0"/>
  <w15:commentEx w15:paraId="563B6C3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B19CB" w14:textId="77777777" w:rsidR="00462964" w:rsidRDefault="00462964" w:rsidP="008008A5">
      <w:pPr>
        <w:spacing w:after="0" w:line="240" w:lineRule="auto"/>
      </w:pPr>
      <w:r>
        <w:separator/>
      </w:r>
    </w:p>
  </w:endnote>
  <w:endnote w:type="continuationSeparator" w:id="0">
    <w:p w14:paraId="4C69D6CD" w14:textId="77777777" w:rsidR="00462964" w:rsidRDefault="00462964" w:rsidP="00800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altName w:val="Calibr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46796" w14:textId="77777777" w:rsidR="00462964" w:rsidRDefault="00462964" w:rsidP="008008A5">
      <w:pPr>
        <w:spacing w:after="0" w:line="240" w:lineRule="auto"/>
      </w:pPr>
      <w:r>
        <w:separator/>
      </w:r>
    </w:p>
  </w:footnote>
  <w:footnote w:type="continuationSeparator" w:id="0">
    <w:p w14:paraId="0B2E0B7A" w14:textId="77777777" w:rsidR="00462964" w:rsidRDefault="00462964" w:rsidP="008008A5">
      <w:pPr>
        <w:spacing w:after="0" w:line="240" w:lineRule="auto"/>
      </w:pPr>
      <w:r>
        <w:continuationSeparator/>
      </w:r>
    </w:p>
  </w:footnote>
  <w:footnote w:id="1">
    <w:p w14:paraId="6218DB9F" w14:textId="1C457052" w:rsidR="00462964" w:rsidRDefault="00462964">
      <w:pPr>
        <w:pStyle w:val="Textpoznpodarou"/>
      </w:pPr>
      <w:r>
        <w:rPr>
          <w:rStyle w:val="Znakapoznpodarou"/>
        </w:rPr>
        <w:footnoteRef/>
      </w:r>
      <w:r>
        <w:t xml:space="preserve"> </w:t>
      </w:r>
      <w:r w:rsidRPr="007B5481">
        <w:rPr>
          <w:b/>
          <w:i/>
          <w:sz w:val="24"/>
          <w:szCs w:val="24"/>
        </w:rPr>
        <w:t>github.com/VenaJanoch/BakalarkaSPADEUI/releases</w:t>
      </w:r>
      <w:r>
        <w:rPr>
          <w:sz w:val="24"/>
          <w:szCs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F6489"/>
    <w:multiLevelType w:val="multilevel"/>
    <w:tmpl w:val="5AAE5542"/>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BA28C5"/>
    <w:multiLevelType w:val="hybridMultilevel"/>
    <w:tmpl w:val="7ADE28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14C4791"/>
    <w:multiLevelType w:val="multilevel"/>
    <w:tmpl w:val="A498D49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F90E2E"/>
    <w:multiLevelType w:val="hybridMultilevel"/>
    <w:tmpl w:val="5C0C8BFC"/>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4" w15:restartNumberingAfterBreak="0">
    <w:nsid w:val="1CD726C1"/>
    <w:multiLevelType w:val="multilevel"/>
    <w:tmpl w:val="FD7ABA1A"/>
    <w:lvl w:ilvl="0">
      <w:start w:val="1"/>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0B791A"/>
    <w:multiLevelType w:val="hybridMultilevel"/>
    <w:tmpl w:val="A058E5EE"/>
    <w:lvl w:ilvl="0" w:tplc="20ACB76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2BB12EA"/>
    <w:multiLevelType w:val="hybridMultilevel"/>
    <w:tmpl w:val="5C26AD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7A08A9"/>
    <w:multiLevelType w:val="multilevel"/>
    <w:tmpl w:val="DFDEF76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1D0572"/>
    <w:multiLevelType w:val="hybridMultilevel"/>
    <w:tmpl w:val="20888D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9960C37"/>
    <w:multiLevelType w:val="hybridMultilevel"/>
    <w:tmpl w:val="4CC0E34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B9522E8"/>
    <w:multiLevelType w:val="hybridMultilevel"/>
    <w:tmpl w:val="BE068E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08234A1"/>
    <w:multiLevelType w:val="multilevel"/>
    <w:tmpl w:val="745693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F52417"/>
    <w:multiLevelType w:val="hybridMultilevel"/>
    <w:tmpl w:val="A51ED9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8612FA9"/>
    <w:multiLevelType w:val="multilevel"/>
    <w:tmpl w:val="203AAE9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FE0855"/>
    <w:multiLevelType w:val="multilevel"/>
    <w:tmpl w:val="CB6C873C"/>
    <w:lvl w:ilvl="0">
      <w:start w:val="6"/>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BE50CA"/>
    <w:multiLevelType w:val="multilevel"/>
    <w:tmpl w:val="986A7E4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2485A39"/>
    <w:multiLevelType w:val="hybridMultilevel"/>
    <w:tmpl w:val="F34C317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9D504DC"/>
    <w:multiLevelType w:val="hybridMultilevel"/>
    <w:tmpl w:val="6364845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EEF4A6C"/>
    <w:multiLevelType w:val="multilevel"/>
    <w:tmpl w:val="B8D671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72242D"/>
    <w:multiLevelType w:val="hybridMultilevel"/>
    <w:tmpl w:val="6364845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855651B"/>
    <w:multiLevelType w:val="multilevel"/>
    <w:tmpl w:val="023AB2DE"/>
    <w:lvl w:ilvl="0">
      <w:start w:val="1"/>
      <w:numFmt w:val="decimal"/>
      <w:lvlText w:val="%1"/>
      <w:lvlJc w:val="left"/>
      <w:pPr>
        <w:ind w:left="620" w:hanging="620"/>
      </w:pPr>
      <w:rPr>
        <w:rFonts w:hint="default"/>
      </w:rPr>
    </w:lvl>
    <w:lvl w:ilvl="1">
      <w:start w:val="3"/>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7FA792E"/>
    <w:multiLevelType w:val="hybridMultilevel"/>
    <w:tmpl w:val="3424B6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8"/>
  </w:num>
  <w:num w:numId="4">
    <w:abstractNumId w:val="3"/>
  </w:num>
  <w:num w:numId="5">
    <w:abstractNumId w:val="12"/>
  </w:num>
  <w:num w:numId="6">
    <w:abstractNumId w:val="17"/>
  </w:num>
  <w:num w:numId="7">
    <w:abstractNumId w:val="5"/>
  </w:num>
  <w:num w:numId="8">
    <w:abstractNumId w:val="9"/>
  </w:num>
  <w:num w:numId="9">
    <w:abstractNumId w:val="15"/>
  </w:num>
  <w:num w:numId="10">
    <w:abstractNumId w:val="2"/>
  </w:num>
  <w:num w:numId="11">
    <w:abstractNumId w:val="11"/>
  </w:num>
  <w:num w:numId="12">
    <w:abstractNumId w:val="0"/>
  </w:num>
  <w:num w:numId="13">
    <w:abstractNumId w:val="4"/>
  </w:num>
  <w:num w:numId="14">
    <w:abstractNumId w:val="13"/>
  </w:num>
  <w:num w:numId="15">
    <w:abstractNumId w:val="7"/>
  </w:num>
  <w:num w:numId="16">
    <w:abstractNumId w:val="20"/>
  </w:num>
  <w:num w:numId="17">
    <w:abstractNumId w:val="14"/>
  </w:num>
  <w:num w:numId="18">
    <w:abstractNumId w:val="1"/>
  </w:num>
  <w:num w:numId="19">
    <w:abstractNumId w:val="8"/>
  </w:num>
  <w:num w:numId="20">
    <w:abstractNumId w:val="21"/>
  </w:num>
  <w:num w:numId="21">
    <w:abstractNumId w:val="10"/>
  </w:num>
  <w:num w:numId="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áclav Janoch">
    <w15:presenceInfo w15:providerId="Windows Live" w15:userId="8934b0cc134bfe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563"/>
    <w:rsid w:val="0001206E"/>
    <w:rsid w:val="00012A26"/>
    <w:rsid w:val="000143AB"/>
    <w:rsid w:val="000143CA"/>
    <w:rsid w:val="00017E41"/>
    <w:rsid w:val="00024FE9"/>
    <w:rsid w:val="0002511E"/>
    <w:rsid w:val="0003070A"/>
    <w:rsid w:val="00031926"/>
    <w:rsid w:val="00035FBC"/>
    <w:rsid w:val="00050A39"/>
    <w:rsid w:val="000531A9"/>
    <w:rsid w:val="00053CC2"/>
    <w:rsid w:val="00060958"/>
    <w:rsid w:val="0006687E"/>
    <w:rsid w:val="00067824"/>
    <w:rsid w:val="00071082"/>
    <w:rsid w:val="000729FB"/>
    <w:rsid w:val="00073775"/>
    <w:rsid w:val="00073AD8"/>
    <w:rsid w:val="0007454F"/>
    <w:rsid w:val="00074BDB"/>
    <w:rsid w:val="000837C1"/>
    <w:rsid w:val="00091B0E"/>
    <w:rsid w:val="00095259"/>
    <w:rsid w:val="00097233"/>
    <w:rsid w:val="000A20E3"/>
    <w:rsid w:val="000B781A"/>
    <w:rsid w:val="000D0AED"/>
    <w:rsid w:val="000D2ED2"/>
    <w:rsid w:val="000D5C8F"/>
    <w:rsid w:val="000D67DF"/>
    <w:rsid w:val="000D6894"/>
    <w:rsid w:val="000E1A37"/>
    <w:rsid w:val="000E3F6D"/>
    <w:rsid w:val="0010029A"/>
    <w:rsid w:val="00105054"/>
    <w:rsid w:val="00107965"/>
    <w:rsid w:val="001144A8"/>
    <w:rsid w:val="00117677"/>
    <w:rsid w:val="00123455"/>
    <w:rsid w:val="00126190"/>
    <w:rsid w:val="0013326B"/>
    <w:rsid w:val="0014039C"/>
    <w:rsid w:val="00141985"/>
    <w:rsid w:val="001432E7"/>
    <w:rsid w:val="00146B3D"/>
    <w:rsid w:val="001540D4"/>
    <w:rsid w:val="00162534"/>
    <w:rsid w:val="00163165"/>
    <w:rsid w:val="00167110"/>
    <w:rsid w:val="00170AB7"/>
    <w:rsid w:val="0018050D"/>
    <w:rsid w:val="00180861"/>
    <w:rsid w:val="00182FF5"/>
    <w:rsid w:val="001843B3"/>
    <w:rsid w:val="001A0C95"/>
    <w:rsid w:val="001B00F6"/>
    <w:rsid w:val="001B638E"/>
    <w:rsid w:val="001C0526"/>
    <w:rsid w:val="001C12E1"/>
    <w:rsid w:val="001C41FC"/>
    <w:rsid w:val="001C59F6"/>
    <w:rsid w:val="001C5ADB"/>
    <w:rsid w:val="001D4485"/>
    <w:rsid w:val="001D79CC"/>
    <w:rsid w:val="001E2496"/>
    <w:rsid w:val="001E4890"/>
    <w:rsid w:val="001E70E5"/>
    <w:rsid w:val="001F2AF0"/>
    <w:rsid w:val="001F34EE"/>
    <w:rsid w:val="00200C67"/>
    <w:rsid w:val="002040E4"/>
    <w:rsid w:val="002076B6"/>
    <w:rsid w:val="002105AE"/>
    <w:rsid w:val="002145EA"/>
    <w:rsid w:val="002225EB"/>
    <w:rsid w:val="00222CD4"/>
    <w:rsid w:val="00225313"/>
    <w:rsid w:val="002275B9"/>
    <w:rsid w:val="00234F65"/>
    <w:rsid w:val="00236A26"/>
    <w:rsid w:val="00244FC2"/>
    <w:rsid w:val="00251B79"/>
    <w:rsid w:val="00251EC8"/>
    <w:rsid w:val="00253408"/>
    <w:rsid w:val="00254416"/>
    <w:rsid w:val="00257F28"/>
    <w:rsid w:val="002612D3"/>
    <w:rsid w:val="0027116E"/>
    <w:rsid w:val="0027133F"/>
    <w:rsid w:val="002714EE"/>
    <w:rsid w:val="002948C2"/>
    <w:rsid w:val="002970C9"/>
    <w:rsid w:val="002A1035"/>
    <w:rsid w:val="002A43FC"/>
    <w:rsid w:val="002A52BA"/>
    <w:rsid w:val="002D0D4C"/>
    <w:rsid w:val="002D17D3"/>
    <w:rsid w:val="002D48CF"/>
    <w:rsid w:val="002D64EC"/>
    <w:rsid w:val="002E1720"/>
    <w:rsid w:val="002E1CE2"/>
    <w:rsid w:val="002E5E0A"/>
    <w:rsid w:val="002F3269"/>
    <w:rsid w:val="002F374E"/>
    <w:rsid w:val="002F52BD"/>
    <w:rsid w:val="002F74AB"/>
    <w:rsid w:val="002F7780"/>
    <w:rsid w:val="00305EDB"/>
    <w:rsid w:val="00313000"/>
    <w:rsid w:val="00315176"/>
    <w:rsid w:val="003262C2"/>
    <w:rsid w:val="003272ED"/>
    <w:rsid w:val="00333A94"/>
    <w:rsid w:val="00333D2E"/>
    <w:rsid w:val="00334783"/>
    <w:rsid w:val="00341674"/>
    <w:rsid w:val="00353E59"/>
    <w:rsid w:val="00354924"/>
    <w:rsid w:val="003636FA"/>
    <w:rsid w:val="00365878"/>
    <w:rsid w:val="0036779B"/>
    <w:rsid w:val="00373CDB"/>
    <w:rsid w:val="003802CE"/>
    <w:rsid w:val="00384442"/>
    <w:rsid w:val="00384539"/>
    <w:rsid w:val="0038608E"/>
    <w:rsid w:val="00387315"/>
    <w:rsid w:val="003A15F3"/>
    <w:rsid w:val="003B0A82"/>
    <w:rsid w:val="003B2D3F"/>
    <w:rsid w:val="003C4E3B"/>
    <w:rsid w:val="003C5558"/>
    <w:rsid w:val="003C5A93"/>
    <w:rsid w:val="003D1218"/>
    <w:rsid w:val="003D23AD"/>
    <w:rsid w:val="003D3E0D"/>
    <w:rsid w:val="003D4B1D"/>
    <w:rsid w:val="003D5216"/>
    <w:rsid w:val="003F5106"/>
    <w:rsid w:val="003F7B3F"/>
    <w:rsid w:val="004036C1"/>
    <w:rsid w:val="00410F10"/>
    <w:rsid w:val="00426E09"/>
    <w:rsid w:val="00426FA0"/>
    <w:rsid w:val="00431EDE"/>
    <w:rsid w:val="00462964"/>
    <w:rsid w:val="00477034"/>
    <w:rsid w:val="0049325C"/>
    <w:rsid w:val="0049572C"/>
    <w:rsid w:val="004A0E18"/>
    <w:rsid w:val="004A4ABA"/>
    <w:rsid w:val="004B14E4"/>
    <w:rsid w:val="004B35AA"/>
    <w:rsid w:val="004B3D7D"/>
    <w:rsid w:val="004C7764"/>
    <w:rsid w:val="004C7F10"/>
    <w:rsid w:val="004D1986"/>
    <w:rsid w:val="004D4DA0"/>
    <w:rsid w:val="004D7668"/>
    <w:rsid w:val="004E153D"/>
    <w:rsid w:val="004E727F"/>
    <w:rsid w:val="004E7C3E"/>
    <w:rsid w:val="004F2D0A"/>
    <w:rsid w:val="00507582"/>
    <w:rsid w:val="00511084"/>
    <w:rsid w:val="0051696F"/>
    <w:rsid w:val="00522817"/>
    <w:rsid w:val="0052571D"/>
    <w:rsid w:val="00526895"/>
    <w:rsid w:val="0053133D"/>
    <w:rsid w:val="005536AE"/>
    <w:rsid w:val="00554458"/>
    <w:rsid w:val="00555994"/>
    <w:rsid w:val="00557C5F"/>
    <w:rsid w:val="00562BC7"/>
    <w:rsid w:val="00564AAC"/>
    <w:rsid w:val="00570117"/>
    <w:rsid w:val="00570A8D"/>
    <w:rsid w:val="005758C8"/>
    <w:rsid w:val="00575FCE"/>
    <w:rsid w:val="00581EC8"/>
    <w:rsid w:val="0058728C"/>
    <w:rsid w:val="00590FF9"/>
    <w:rsid w:val="005921CF"/>
    <w:rsid w:val="00594220"/>
    <w:rsid w:val="00595DF0"/>
    <w:rsid w:val="005A2E65"/>
    <w:rsid w:val="005A47A8"/>
    <w:rsid w:val="005B0A89"/>
    <w:rsid w:val="005C1F35"/>
    <w:rsid w:val="005D5931"/>
    <w:rsid w:val="005D5E0A"/>
    <w:rsid w:val="005D698C"/>
    <w:rsid w:val="005D7F4B"/>
    <w:rsid w:val="005E09DB"/>
    <w:rsid w:val="005E4C62"/>
    <w:rsid w:val="005E533D"/>
    <w:rsid w:val="005E747C"/>
    <w:rsid w:val="005F2AA3"/>
    <w:rsid w:val="005F5E49"/>
    <w:rsid w:val="005F7CCA"/>
    <w:rsid w:val="0060228D"/>
    <w:rsid w:val="00605795"/>
    <w:rsid w:val="00606CBD"/>
    <w:rsid w:val="00606D7D"/>
    <w:rsid w:val="00610DE5"/>
    <w:rsid w:val="00611CC0"/>
    <w:rsid w:val="00615AB9"/>
    <w:rsid w:val="0062093B"/>
    <w:rsid w:val="00620BD2"/>
    <w:rsid w:val="00623608"/>
    <w:rsid w:val="00626DDF"/>
    <w:rsid w:val="006379B5"/>
    <w:rsid w:val="00645D9F"/>
    <w:rsid w:val="00646048"/>
    <w:rsid w:val="00650A73"/>
    <w:rsid w:val="0065678F"/>
    <w:rsid w:val="00661800"/>
    <w:rsid w:val="00671C3E"/>
    <w:rsid w:val="00671D64"/>
    <w:rsid w:val="006729DD"/>
    <w:rsid w:val="0067551A"/>
    <w:rsid w:val="006756C7"/>
    <w:rsid w:val="00680189"/>
    <w:rsid w:val="00680D3C"/>
    <w:rsid w:val="00681791"/>
    <w:rsid w:val="006820F9"/>
    <w:rsid w:val="00682C73"/>
    <w:rsid w:val="00692F9B"/>
    <w:rsid w:val="00693A90"/>
    <w:rsid w:val="0069729F"/>
    <w:rsid w:val="006B01B4"/>
    <w:rsid w:val="006B084B"/>
    <w:rsid w:val="006B56E9"/>
    <w:rsid w:val="006C2532"/>
    <w:rsid w:val="006D09C0"/>
    <w:rsid w:val="006E19C7"/>
    <w:rsid w:val="006E5E89"/>
    <w:rsid w:val="006E5FA4"/>
    <w:rsid w:val="006F1D4C"/>
    <w:rsid w:val="006F2381"/>
    <w:rsid w:val="00702058"/>
    <w:rsid w:val="00715494"/>
    <w:rsid w:val="00716F60"/>
    <w:rsid w:val="00726A08"/>
    <w:rsid w:val="00731AE2"/>
    <w:rsid w:val="00746A40"/>
    <w:rsid w:val="00755E6A"/>
    <w:rsid w:val="00766B04"/>
    <w:rsid w:val="00767C71"/>
    <w:rsid w:val="00772130"/>
    <w:rsid w:val="00777044"/>
    <w:rsid w:val="00777C37"/>
    <w:rsid w:val="00787FFE"/>
    <w:rsid w:val="00795B12"/>
    <w:rsid w:val="007A3A68"/>
    <w:rsid w:val="007A7925"/>
    <w:rsid w:val="007B28EE"/>
    <w:rsid w:val="007B5481"/>
    <w:rsid w:val="007B65F3"/>
    <w:rsid w:val="007B7632"/>
    <w:rsid w:val="007D251A"/>
    <w:rsid w:val="007E4946"/>
    <w:rsid w:val="007E6F1A"/>
    <w:rsid w:val="007F1DAE"/>
    <w:rsid w:val="007F6565"/>
    <w:rsid w:val="008008A5"/>
    <w:rsid w:val="008023EB"/>
    <w:rsid w:val="008109DB"/>
    <w:rsid w:val="0081383A"/>
    <w:rsid w:val="00814AB8"/>
    <w:rsid w:val="0081718B"/>
    <w:rsid w:val="00817336"/>
    <w:rsid w:val="00821C90"/>
    <w:rsid w:val="00823EB5"/>
    <w:rsid w:val="00834F13"/>
    <w:rsid w:val="00835A8B"/>
    <w:rsid w:val="00836365"/>
    <w:rsid w:val="00840A5D"/>
    <w:rsid w:val="008446B5"/>
    <w:rsid w:val="008464B8"/>
    <w:rsid w:val="00846E2B"/>
    <w:rsid w:val="00855F23"/>
    <w:rsid w:val="00856296"/>
    <w:rsid w:val="008602BB"/>
    <w:rsid w:val="008659C6"/>
    <w:rsid w:val="00865AE6"/>
    <w:rsid w:val="00865B58"/>
    <w:rsid w:val="00874A55"/>
    <w:rsid w:val="00874ACD"/>
    <w:rsid w:val="00874C0C"/>
    <w:rsid w:val="00881518"/>
    <w:rsid w:val="00897F28"/>
    <w:rsid w:val="008A205A"/>
    <w:rsid w:val="008B3619"/>
    <w:rsid w:val="008B4BA0"/>
    <w:rsid w:val="008B5853"/>
    <w:rsid w:val="008C1592"/>
    <w:rsid w:val="008C16A7"/>
    <w:rsid w:val="008C27AE"/>
    <w:rsid w:val="008C46F7"/>
    <w:rsid w:val="008C6994"/>
    <w:rsid w:val="008C7095"/>
    <w:rsid w:val="008D3E1F"/>
    <w:rsid w:val="008D4277"/>
    <w:rsid w:val="008D69F9"/>
    <w:rsid w:val="008E1072"/>
    <w:rsid w:val="008F2737"/>
    <w:rsid w:val="008F50B2"/>
    <w:rsid w:val="008F7CB5"/>
    <w:rsid w:val="00907FCA"/>
    <w:rsid w:val="00922D46"/>
    <w:rsid w:val="00927512"/>
    <w:rsid w:val="009322F4"/>
    <w:rsid w:val="00944D01"/>
    <w:rsid w:val="0094753E"/>
    <w:rsid w:val="009527B5"/>
    <w:rsid w:val="00954478"/>
    <w:rsid w:val="00954E75"/>
    <w:rsid w:val="00965C0E"/>
    <w:rsid w:val="0097036F"/>
    <w:rsid w:val="00970DCE"/>
    <w:rsid w:val="00981221"/>
    <w:rsid w:val="00985644"/>
    <w:rsid w:val="00993594"/>
    <w:rsid w:val="00997057"/>
    <w:rsid w:val="0099746C"/>
    <w:rsid w:val="009A153F"/>
    <w:rsid w:val="009A1B06"/>
    <w:rsid w:val="009A411D"/>
    <w:rsid w:val="009B06AA"/>
    <w:rsid w:val="009B3196"/>
    <w:rsid w:val="009B3AF8"/>
    <w:rsid w:val="009B61AB"/>
    <w:rsid w:val="009B645F"/>
    <w:rsid w:val="009B6F3D"/>
    <w:rsid w:val="009D06EF"/>
    <w:rsid w:val="009E65F1"/>
    <w:rsid w:val="009E7110"/>
    <w:rsid w:val="00A1599D"/>
    <w:rsid w:val="00A23D11"/>
    <w:rsid w:val="00A26EB9"/>
    <w:rsid w:val="00A276CF"/>
    <w:rsid w:val="00A308CC"/>
    <w:rsid w:val="00A35A30"/>
    <w:rsid w:val="00A36D90"/>
    <w:rsid w:val="00A37152"/>
    <w:rsid w:val="00A40EAE"/>
    <w:rsid w:val="00A458FA"/>
    <w:rsid w:val="00A51D8C"/>
    <w:rsid w:val="00A52CDD"/>
    <w:rsid w:val="00A53914"/>
    <w:rsid w:val="00A63122"/>
    <w:rsid w:val="00A64AC4"/>
    <w:rsid w:val="00A7491C"/>
    <w:rsid w:val="00A77A85"/>
    <w:rsid w:val="00A77E61"/>
    <w:rsid w:val="00A807B5"/>
    <w:rsid w:val="00A80BCF"/>
    <w:rsid w:val="00A81401"/>
    <w:rsid w:val="00A87466"/>
    <w:rsid w:val="00A93B26"/>
    <w:rsid w:val="00A94750"/>
    <w:rsid w:val="00AA3EAC"/>
    <w:rsid w:val="00AB16FA"/>
    <w:rsid w:val="00AB1932"/>
    <w:rsid w:val="00AB3CF1"/>
    <w:rsid w:val="00AB5606"/>
    <w:rsid w:val="00AB5EAE"/>
    <w:rsid w:val="00AB7C7F"/>
    <w:rsid w:val="00AC06CB"/>
    <w:rsid w:val="00AC5950"/>
    <w:rsid w:val="00AF2A4E"/>
    <w:rsid w:val="00AF6E8B"/>
    <w:rsid w:val="00B03969"/>
    <w:rsid w:val="00B04937"/>
    <w:rsid w:val="00B04ED2"/>
    <w:rsid w:val="00B07BD4"/>
    <w:rsid w:val="00B103DC"/>
    <w:rsid w:val="00B15E4D"/>
    <w:rsid w:val="00B169EF"/>
    <w:rsid w:val="00B20E1E"/>
    <w:rsid w:val="00B26B7D"/>
    <w:rsid w:val="00B35DA6"/>
    <w:rsid w:val="00B35E5D"/>
    <w:rsid w:val="00B44F04"/>
    <w:rsid w:val="00B553F1"/>
    <w:rsid w:val="00B55C6A"/>
    <w:rsid w:val="00B57904"/>
    <w:rsid w:val="00B60C3A"/>
    <w:rsid w:val="00B612A0"/>
    <w:rsid w:val="00B754C0"/>
    <w:rsid w:val="00B825DC"/>
    <w:rsid w:val="00B864CA"/>
    <w:rsid w:val="00BA2A0A"/>
    <w:rsid w:val="00BE0A1E"/>
    <w:rsid w:val="00C05DCF"/>
    <w:rsid w:val="00C063AE"/>
    <w:rsid w:val="00C13E17"/>
    <w:rsid w:val="00C14276"/>
    <w:rsid w:val="00C257F0"/>
    <w:rsid w:val="00C2614E"/>
    <w:rsid w:val="00C26750"/>
    <w:rsid w:val="00C3464C"/>
    <w:rsid w:val="00C35CFD"/>
    <w:rsid w:val="00C36C46"/>
    <w:rsid w:val="00C40ED4"/>
    <w:rsid w:val="00C43AE3"/>
    <w:rsid w:val="00C4751B"/>
    <w:rsid w:val="00C52980"/>
    <w:rsid w:val="00C57503"/>
    <w:rsid w:val="00C62CFD"/>
    <w:rsid w:val="00C632E5"/>
    <w:rsid w:val="00C64CED"/>
    <w:rsid w:val="00C660D4"/>
    <w:rsid w:val="00C66E72"/>
    <w:rsid w:val="00C8072C"/>
    <w:rsid w:val="00C8318C"/>
    <w:rsid w:val="00C83EF2"/>
    <w:rsid w:val="00C84EFA"/>
    <w:rsid w:val="00C850F5"/>
    <w:rsid w:val="00C854BB"/>
    <w:rsid w:val="00CA2437"/>
    <w:rsid w:val="00CB0A9E"/>
    <w:rsid w:val="00CB3DBD"/>
    <w:rsid w:val="00CD3A66"/>
    <w:rsid w:val="00CD3D73"/>
    <w:rsid w:val="00CD50C0"/>
    <w:rsid w:val="00CD7B3E"/>
    <w:rsid w:val="00CE7329"/>
    <w:rsid w:val="00CF7AA0"/>
    <w:rsid w:val="00D01D4E"/>
    <w:rsid w:val="00D0373B"/>
    <w:rsid w:val="00D04C73"/>
    <w:rsid w:val="00D05CCB"/>
    <w:rsid w:val="00D11BE9"/>
    <w:rsid w:val="00D13A78"/>
    <w:rsid w:val="00D1482A"/>
    <w:rsid w:val="00D16589"/>
    <w:rsid w:val="00D2605F"/>
    <w:rsid w:val="00D27751"/>
    <w:rsid w:val="00D30F21"/>
    <w:rsid w:val="00D37705"/>
    <w:rsid w:val="00D434D2"/>
    <w:rsid w:val="00D54099"/>
    <w:rsid w:val="00D555E1"/>
    <w:rsid w:val="00D56100"/>
    <w:rsid w:val="00D62799"/>
    <w:rsid w:val="00D660DC"/>
    <w:rsid w:val="00D7450E"/>
    <w:rsid w:val="00D8053F"/>
    <w:rsid w:val="00D835CD"/>
    <w:rsid w:val="00D846CB"/>
    <w:rsid w:val="00D86D11"/>
    <w:rsid w:val="00D8720C"/>
    <w:rsid w:val="00D9036C"/>
    <w:rsid w:val="00D9142D"/>
    <w:rsid w:val="00D9170D"/>
    <w:rsid w:val="00D93FFB"/>
    <w:rsid w:val="00DA271F"/>
    <w:rsid w:val="00DA545A"/>
    <w:rsid w:val="00DB034A"/>
    <w:rsid w:val="00DB1614"/>
    <w:rsid w:val="00DB55C5"/>
    <w:rsid w:val="00DC7863"/>
    <w:rsid w:val="00DD07F2"/>
    <w:rsid w:val="00DD15DA"/>
    <w:rsid w:val="00DD22C1"/>
    <w:rsid w:val="00DD24CE"/>
    <w:rsid w:val="00DE64A1"/>
    <w:rsid w:val="00DE69F0"/>
    <w:rsid w:val="00DF13AA"/>
    <w:rsid w:val="00DF13B1"/>
    <w:rsid w:val="00E008C2"/>
    <w:rsid w:val="00E02F1D"/>
    <w:rsid w:val="00E131C2"/>
    <w:rsid w:val="00E14288"/>
    <w:rsid w:val="00E15F7C"/>
    <w:rsid w:val="00E21484"/>
    <w:rsid w:val="00E268AA"/>
    <w:rsid w:val="00E30DFF"/>
    <w:rsid w:val="00E322F7"/>
    <w:rsid w:val="00E35356"/>
    <w:rsid w:val="00E36868"/>
    <w:rsid w:val="00E37206"/>
    <w:rsid w:val="00E415D9"/>
    <w:rsid w:val="00E42C9E"/>
    <w:rsid w:val="00E44588"/>
    <w:rsid w:val="00E53CCA"/>
    <w:rsid w:val="00E54686"/>
    <w:rsid w:val="00E619E0"/>
    <w:rsid w:val="00E6538B"/>
    <w:rsid w:val="00E70E8F"/>
    <w:rsid w:val="00E761A2"/>
    <w:rsid w:val="00E769CA"/>
    <w:rsid w:val="00E76AE7"/>
    <w:rsid w:val="00E90509"/>
    <w:rsid w:val="00E9118F"/>
    <w:rsid w:val="00E9227F"/>
    <w:rsid w:val="00E96D21"/>
    <w:rsid w:val="00EA2165"/>
    <w:rsid w:val="00EA2A2C"/>
    <w:rsid w:val="00EA3155"/>
    <w:rsid w:val="00EB0017"/>
    <w:rsid w:val="00EB0345"/>
    <w:rsid w:val="00ED1680"/>
    <w:rsid w:val="00ED3FFC"/>
    <w:rsid w:val="00ED5E8E"/>
    <w:rsid w:val="00EE48A7"/>
    <w:rsid w:val="00EF07CA"/>
    <w:rsid w:val="00EF1D6A"/>
    <w:rsid w:val="00F01654"/>
    <w:rsid w:val="00F04647"/>
    <w:rsid w:val="00F04A5E"/>
    <w:rsid w:val="00F05134"/>
    <w:rsid w:val="00F10762"/>
    <w:rsid w:val="00F10C78"/>
    <w:rsid w:val="00F12563"/>
    <w:rsid w:val="00F12E62"/>
    <w:rsid w:val="00F16F33"/>
    <w:rsid w:val="00F216A5"/>
    <w:rsid w:val="00F25829"/>
    <w:rsid w:val="00F25D01"/>
    <w:rsid w:val="00F317B9"/>
    <w:rsid w:val="00F329FB"/>
    <w:rsid w:val="00F36AA1"/>
    <w:rsid w:val="00F41651"/>
    <w:rsid w:val="00F4184F"/>
    <w:rsid w:val="00F43F4E"/>
    <w:rsid w:val="00F44BCC"/>
    <w:rsid w:val="00F45A61"/>
    <w:rsid w:val="00F47800"/>
    <w:rsid w:val="00F519B9"/>
    <w:rsid w:val="00F5293A"/>
    <w:rsid w:val="00F5578D"/>
    <w:rsid w:val="00F55F5C"/>
    <w:rsid w:val="00F61EF2"/>
    <w:rsid w:val="00F64869"/>
    <w:rsid w:val="00F66216"/>
    <w:rsid w:val="00F70614"/>
    <w:rsid w:val="00F77B33"/>
    <w:rsid w:val="00F77B9C"/>
    <w:rsid w:val="00F83DE5"/>
    <w:rsid w:val="00F85E36"/>
    <w:rsid w:val="00F87AB9"/>
    <w:rsid w:val="00F93822"/>
    <w:rsid w:val="00F93D84"/>
    <w:rsid w:val="00F95D51"/>
    <w:rsid w:val="00F97B6D"/>
    <w:rsid w:val="00FB125D"/>
    <w:rsid w:val="00FB12A1"/>
    <w:rsid w:val="00FC29D1"/>
    <w:rsid w:val="00FC2C8B"/>
    <w:rsid w:val="00FC3F28"/>
    <w:rsid w:val="00FC50BC"/>
    <w:rsid w:val="00FC5E7A"/>
    <w:rsid w:val="00FC72AA"/>
    <w:rsid w:val="00FD2E48"/>
    <w:rsid w:val="00FE374C"/>
    <w:rsid w:val="00FE601B"/>
    <w:rsid w:val="00FF1D40"/>
    <w:rsid w:val="00FF6DE0"/>
    <w:rsid w:val="00FF7446"/>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563B6A60"/>
  <w15:docId w15:val="{6B996398-E3E5-4DD8-A6D8-91507EE4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rsid w:val="00365878"/>
    <w:rPr>
      <w:lang w:val="cs-CZ"/>
    </w:rPr>
  </w:style>
  <w:style w:type="paragraph" w:styleId="Nadpis1">
    <w:name w:val="heading 1"/>
    <w:basedOn w:val="Normln"/>
    <w:next w:val="Normln"/>
    <w:link w:val="Nadpis1Char"/>
    <w:uiPriority w:val="9"/>
    <w:qFormat/>
    <w:rsid w:val="00F125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F125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F125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12563"/>
    <w:rPr>
      <w:rFonts w:asciiTheme="majorHAnsi" w:eastAsiaTheme="majorEastAsia" w:hAnsiTheme="majorHAnsi" w:cstheme="majorBidi"/>
      <w:color w:val="2E74B5" w:themeColor="accent1" w:themeShade="BF"/>
      <w:sz w:val="32"/>
      <w:szCs w:val="32"/>
      <w:lang w:val="cs-CZ"/>
    </w:rPr>
  </w:style>
  <w:style w:type="character" w:customStyle="1" w:styleId="Nadpis2Char">
    <w:name w:val="Nadpis 2 Char"/>
    <w:basedOn w:val="Standardnpsmoodstavce"/>
    <w:link w:val="Nadpis2"/>
    <w:uiPriority w:val="9"/>
    <w:rsid w:val="00F12563"/>
    <w:rPr>
      <w:rFonts w:asciiTheme="majorHAnsi" w:eastAsiaTheme="majorEastAsia" w:hAnsiTheme="majorHAnsi" w:cstheme="majorBidi"/>
      <w:color w:val="2E74B5" w:themeColor="accent1" w:themeShade="BF"/>
      <w:sz w:val="26"/>
      <w:szCs w:val="26"/>
      <w:lang w:val="cs-CZ"/>
    </w:rPr>
  </w:style>
  <w:style w:type="character" w:customStyle="1" w:styleId="Nadpis3Char">
    <w:name w:val="Nadpis 3 Char"/>
    <w:basedOn w:val="Standardnpsmoodstavce"/>
    <w:link w:val="Nadpis3"/>
    <w:uiPriority w:val="9"/>
    <w:rsid w:val="00F12563"/>
    <w:rPr>
      <w:rFonts w:asciiTheme="majorHAnsi" w:eastAsiaTheme="majorEastAsia" w:hAnsiTheme="majorHAnsi" w:cstheme="majorBidi"/>
      <w:color w:val="1F4D78" w:themeColor="accent1" w:themeShade="7F"/>
      <w:sz w:val="24"/>
      <w:szCs w:val="24"/>
      <w:lang w:val="cs-CZ"/>
    </w:rPr>
  </w:style>
  <w:style w:type="paragraph" w:styleId="Odstavecseseznamem">
    <w:name w:val="List Paragraph"/>
    <w:basedOn w:val="Normln"/>
    <w:uiPriority w:val="34"/>
    <w:qFormat/>
    <w:rsid w:val="00FC3F28"/>
    <w:pPr>
      <w:ind w:left="720"/>
      <w:contextualSpacing/>
    </w:pPr>
  </w:style>
  <w:style w:type="paragraph" w:styleId="Nadpisobsahu">
    <w:name w:val="TOC Heading"/>
    <w:basedOn w:val="Nadpis1"/>
    <w:next w:val="Normln"/>
    <w:uiPriority w:val="39"/>
    <w:unhideWhenUsed/>
    <w:qFormat/>
    <w:rsid w:val="00693A90"/>
    <w:pPr>
      <w:outlineLvl w:val="9"/>
    </w:pPr>
    <w:rPr>
      <w:lang w:eastAsia="cs-CZ"/>
    </w:rPr>
  </w:style>
  <w:style w:type="paragraph" w:styleId="Obsah1">
    <w:name w:val="toc 1"/>
    <w:basedOn w:val="Normln"/>
    <w:next w:val="Normln"/>
    <w:autoRedefine/>
    <w:uiPriority w:val="39"/>
    <w:unhideWhenUsed/>
    <w:rsid w:val="00693A90"/>
    <w:pPr>
      <w:spacing w:after="100"/>
    </w:pPr>
  </w:style>
  <w:style w:type="paragraph" w:styleId="Obsah2">
    <w:name w:val="toc 2"/>
    <w:basedOn w:val="Normln"/>
    <w:next w:val="Normln"/>
    <w:autoRedefine/>
    <w:uiPriority w:val="39"/>
    <w:unhideWhenUsed/>
    <w:rsid w:val="00FE374C"/>
    <w:pPr>
      <w:tabs>
        <w:tab w:val="left" w:pos="660"/>
        <w:tab w:val="right" w:leader="dot" w:pos="9062"/>
      </w:tabs>
      <w:spacing w:after="100"/>
      <w:ind w:left="220"/>
    </w:pPr>
  </w:style>
  <w:style w:type="paragraph" w:styleId="Obsah3">
    <w:name w:val="toc 3"/>
    <w:basedOn w:val="Normln"/>
    <w:next w:val="Normln"/>
    <w:autoRedefine/>
    <w:uiPriority w:val="39"/>
    <w:unhideWhenUsed/>
    <w:rsid w:val="00693A90"/>
    <w:pPr>
      <w:spacing w:after="100"/>
      <w:ind w:left="440"/>
    </w:pPr>
  </w:style>
  <w:style w:type="character" w:styleId="Hypertextovodkaz">
    <w:name w:val="Hyperlink"/>
    <w:basedOn w:val="Standardnpsmoodstavce"/>
    <w:uiPriority w:val="99"/>
    <w:unhideWhenUsed/>
    <w:rsid w:val="00693A90"/>
    <w:rPr>
      <w:color w:val="0563C1" w:themeColor="hyperlink"/>
      <w:u w:val="single"/>
    </w:rPr>
  </w:style>
  <w:style w:type="character" w:styleId="Odkaznakoment">
    <w:name w:val="annotation reference"/>
    <w:basedOn w:val="Standardnpsmoodstavce"/>
    <w:uiPriority w:val="99"/>
    <w:semiHidden/>
    <w:unhideWhenUsed/>
    <w:rsid w:val="002F52BD"/>
    <w:rPr>
      <w:sz w:val="16"/>
      <w:szCs w:val="16"/>
    </w:rPr>
  </w:style>
  <w:style w:type="paragraph" w:styleId="Textkomente">
    <w:name w:val="annotation text"/>
    <w:basedOn w:val="Normln"/>
    <w:link w:val="TextkomenteChar"/>
    <w:uiPriority w:val="99"/>
    <w:semiHidden/>
    <w:unhideWhenUsed/>
    <w:rsid w:val="002F52BD"/>
    <w:pPr>
      <w:spacing w:line="240" w:lineRule="auto"/>
    </w:pPr>
    <w:rPr>
      <w:sz w:val="20"/>
      <w:szCs w:val="20"/>
    </w:rPr>
  </w:style>
  <w:style w:type="character" w:customStyle="1" w:styleId="TextkomenteChar">
    <w:name w:val="Text komentáře Char"/>
    <w:basedOn w:val="Standardnpsmoodstavce"/>
    <w:link w:val="Textkomente"/>
    <w:uiPriority w:val="99"/>
    <w:semiHidden/>
    <w:rsid w:val="002F52BD"/>
    <w:rPr>
      <w:sz w:val="20"/>
      <w:szCs w:val="20"/>
      <w:lang w:val="cs-CZ"/>
    </w:rPr>
  </w:style>
  <w:style w:type="paragraph" w:styleId="Pedmtkomente">
    <w:name w:val="annotation subject"/>
    <w:basedOn w:val="Textkomente"/>
    <w:next w:val="Textkomente"/>
    <w:link w:val="PedmtkomenteChar"/>
    <w:uiPriority w:val="99"/>
    <w:semiHidden/>
    <w:unhideWhenUsed/>
    <w:rsid w:val="002F52BD"/>
    <w:rPr>
      <w:b/>
      <w:bCs/>
    </w:rPr>
  </w:style>
  <w:style w:type="character" w:customStyle="1" w:styleId="PedmtkomenteChar">
    <w:name w:val="Předmět komentáře Char"/>
    <w:basedOn w:val="TextkomenteChar"/>
    <w:link w:val="Pedmtkomente"/>
    <w:uiPriority w:val="99"/>
    <w:semiHidden/>
    <w:rsid w:val="002F52BD"/>
    <w:rPr>
      <w:b/>
      <w:bCs/>
      <w:sz w:val="20"/>
      <w:szCs w:val="20"/>
      <w:lang w:val="cs-CZ"/>
    </w:rPr>
  </w:style>
  <w:style w:type="paragraph" w:styleId="Textbubliny">
    <w:name w:val="Balloon Text"/>
    <w:basedOn w:val="Normln"/>
    <w:link w:val="TextbublinyChar"/>
    <w:uiPriority w:val="99"/>
    <w:semiHidden/>
    <w:unhideWhenUsed/>
    <w:rsid w:val="002F52BD"/>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F52BD"/>
    <w:rPr>
      <w:rFonts w:ascii="Segoe UI" w:hAnsi="Segoe UI" w:cs="Segoe UI"/>
      <w:sz w:val="18"/>
      <w:szCs w:val="18"/>
      <w:lang w:val="cs-CZ"/>
    </w:rPr>
  </w:style>
  <w:style w:type="paragraph" w:styleId="FormtovanvHTML">
    <w:name w:val="HTML Preformatted"/>
    <w:basedOn w:val="Normln"/>
    <w:link w:val="FormtovanvHTMLChar"/>
    <w:uiPriority w:val="99"/>
    <w:semiHidden/>
    <w:unhideWhenUsed/>
    <w:rsid w:val="00DD0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DD07F2"/>
    <w:rPr>
      <w:rFonts w:ascii="Courier New" w:eastAsia="Times New Roman" w:hAnsi="Courier New" w:cs="Courier New"/>
      <w:sz w:val="20"/>
      <w:szCs w:val="20"/>
      <w:lang w:val="cs-CZ" w:eastAsia="cs-CZ"/>
    </w:rPr>
  </w:style>
  <w:style w:type="paragraph" w:styleId="Textpoznpodarou">
    <w:name w:val="footnote text"/>
    <w:basedOn w:val="Normln"/>
    <w:link w:val="TextpoznpodarouChar"/>
    <w:uiPriority w:val="99"/>
    <w:unhideWhenUsed/>
    <w:rsid w:val="008008A5"/>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8008A5"/>
    <w:rPr>
      <w:sz w:val="20"/>
      <w:szCs w:val="20"/>
      <w:lang w:val="cs-CZ"/>
    </w:rPr>
  </w:style>
  <w:style w:type="character" w:styleId="Znakapoznpodarou">
    <w:name w:val="footnote reference"/>
    <w:basedOn w:val="Standardnpsmoodstavce"/>
    <w:uiPriority w:val="99"/>
    <w:semiHidden/>
    <w:unhideWhenUsed/>
    <w:rsid w:val="008008A5"/>
    <w:rPr>
      <w:vertAlign w:val="superscript"/>
    </w:rPr>
  </w:style>
  <w:style w:type="paragraph" w:styleId="Textvysvtlivek">
    <w:name w:val="endnote text"/>
    <w:basedOn w:val="Normln"/>
    <w:link w:val="TextvysvtlivekChar"/>
    <w:uiPriority w:val="99"/>
    <w:semiHidden/>
    <w:unhideWhenUsed/>
    <w:rsid w:val="008008A5"/>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8008A5"/>
    <w:rPr>
      <w:sz w:val="20"/>
      <w:szCs w:val="20"/>
      <w:lang w:val="cs-CZ"/>
    </w:rPr>
  </w:style>
  <w:style w:type="character" w:styleId="Odkaznavysvtlivky">
    <w:name w:val="endnote reference"/>
    <w:basedOn w:val="Standardnpsmoodstavce"/>
    <w:uiPriority w:val="99"/>
    <w:semiHidden/>
    <w:unhideWhenUsed/>
    <w:rsid w:val="008008A5"/>
    <w:rPr>
      <w:vertAlign w:val="superscript"/>
    </w:rPr>
  </w:style>
  <w:style w:type="paragraph" w:styleId="Titulek">
    <w:name w:val="caption"/>
    <w:basedOn w:val="Normln"/>
    <w:next w:val="Normln"/>
    <w:uiPriority w:val="35"/>
    <w:unhideWhenUsed/>
    <w:qFormat/>
    <w:rsid w:val="00C64CED"/>
    <w:pPr>
      <w:spacing w:after="200" w:line="240" w:lineRule="auto"/>
    </w:pPr>
    <w:rPr>
      <w:i/>
      <w:iCs/>
      <w:color w:val="44546A" w:themeColor="text2"/>
      <w:sz w:val="18"/>
      <w:szCs w:val="18"/>
    </w:rPr>
  </w:style>
  <w:style w:type="character" w:customStyle="1" w:styleId="tgc">
    <w:name w:val="_tgc"/>
    <w:basedOn w:val="Standardnpsmoodstavce"/>
    <w:rsid w:val="00E14288"/>
  </w:style>
  <w:style w:type="paragraph" w:styleId="Bezmezer">
    <w:name w:val="No Spacing"/>
    <w:link w:val="BezmezerChar"/>
    <w:uiPriority w:val="1"/>
    <w:qFormat/>
    <w:rsid w:val="00D62799"/>
    <w:pPr>
      <w:spacing w:after="0" w:line="240" w:lineRule="auto"/>
    </w:pPr>
    <w:rPr>
      <w:rFonts w:eastAsiaTheme="minorEastAsia"/>
      <w:lang w:val="cs-CZ" w:eastAsia="cs-CZ"/>
    </w:rPr>
  </w:style>
  <w:style w:type="character" w:customStyle="1" w:styleId="BezmezerChar">
    <w:name w:val="Bez mezer Char"/>
    <w:basedOn w:val="Standardnpsmoodstavce"/>
    <w:link w:val="Bezmezer"/>
    <w:uiPriority w:val="1"/>
    <w:rsid w:val="00D62799"/>
    <w:rPr>
      <w:rFonts w:eastAsiaTheme="minorEastAsia"/>
      <w:lang w:val="cs-CZ" w:eastAsia="cs-CZ"/>
    </w:rPr>
  </w:style>
  <w:style w:type="paragraph" w:styleId="Bibliografie">
    <w:name w:val="Bibliography"/>
    <w:basedOn w:val="Normln"/>
    <w:next w:val="Normln"/>
    <w:uiPriority w:val="37"/>
    <w:unhideWhenUsed/>
    <w:rsid w:val="00D846CB"/>
  </w:style>
  <w:style w:type="paragraph" w:styleId="Zhlav">
    <w:name w:val="header"/>
    <w:basedOn w:val="Normln"/>
    <w:link w:val="ZhlavChar"/>
    <w:uiPriority w:val="99"/>
    <w:unhideWhenUsed/>
    <w:rsid w:val="00035FB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35FBC"/>
    <w:rPr>
      <w:lang w:val="cs-CZ"/>
    </w:rPr>
  </w:style>
  <w:style w:type="paragraph" w:styleId="Zpat">
    <w:name w:val="footer"/>
    <w:basedOn w:val="Normln"/>
    <w:link w:val="ZpatChar"/>
    <w:uiPriority w:val="99"/>
    <w:unhideWhenUsed/>
    <w:rsid w:val="00035FBC"/>
    <w:pPr>
      <w:tabs>
        <w:tab w:val="center" w:pos="4536"/>
        <w:tab w:val="right" w:pos="9072"/>
      </w:tabs>
      <w:spacing w:after="0" w:line="240" w:lineRule="auto"/>
    </w:pPr>
  </w:style>
  <w:style w:type="character" w:customStyle="1" w:styleId="ZpatChar">
    <w:name w:val="Zápatí Char"/>
    <w:basedOn w:val="Standardnpsmoodstavce"/>
    <w:link w:val="Zpat"/>
    <w:uiPriority w:val="99"/>
    <w:rsid w:val="00035FBC"/>
    <w:rPr>
      <w:lang w:val="cs-CZ"/>
    </w:rPr>
  </w:style>
  <w:style w:type="paragraph" w:styleId="Normlnweb">
    <w:name w:val="Normal (Web)"/>
    <w:basedOn w:val="Normln"/>
    <w:uiPriority w:val="99"/>
    <w:semiHidden/>
    <w:unhideWhenUsed/>
    <w:rsid w:val="00944D01"/>
    <w:pPr>
      <w:spacing w:before="100" w:beforeAutospacing="1" w:after="100" w:afterAutospacing="1" w:line="240" w:lineRule="auto"/>
    </w:pPr>
    <w:rPr>
      <w:rFonts w:ascii="Times New Roman" w:eastAsia="Times New Roman" w:hAnsi="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478209">
      <w:bodyDiv w:val="1"/>
      <w:marLeft w:val="0"/>
      <w:marRight w:val="0"/>
      <w:marTop w:val="0"/>
      <w:marBottom w:val="0"/>
      <w:divBdr>
        <w:top w:val="none" w:sz="0" w:space="0" w:color="auto"/>
        <w:left w:val="none" w:sz="0" w:space="0" w:color="auto"/>
        <w:bottom w:val="none" w:sz="0" w:space="0" w:color="auto"/>
        <w:right w:val="none" w:sz="0" w:space="0" w:color="auto"/>
      </w:divBdr>
    </w:div>
    <w:div w:id="505899654">
      <w:bodyDiv w:val="1"/>
      <w:marLeft w:val="0"/>
      <w:marRight w:val="0"/>
      <w:marTop w:val="0"/>
      <w:marBottom w:val="0"/>
      <w:divBdr>
        <w:top w:val="none" w:sz="0" w:space="0" w:color="auto"/>
        <w:left w:val="none" w:sz="0" w:space="0" w:color="auto"/>
        <w:bottom w:val="none" w:sz="0" w:space="0" w:color="auto"/>
        <w:right w:val="none" w:sz="0" w:space="0" w:color="auto"/>
      </w:divBdr>
      <w:divsChild>
        <w:div w:id="186989024">
          <w:marLeft w:val="0"/>
          <w:marRight w:val="0"/>
          <w:marTop w:val="0"/>
          <w:marBottom w:val="0"/>
          <w:divBdr>
            <w:top w:val="none" w:sz="0" w:space="0" w:color="auto"/>
            <w:left w:val="none" w:sz="0" w:space="0" w:color="auto"/>
            <w:bottom w:val="none" w:sz="0" w:space="0" w:color="auto"/>
            <w:right w:val="none" w:sz="0" w:space="0" w:color="auto"/>
          </w:divBdr>
        </w:div>
        <w:div w:id="762918614">
          <w:marLeft w:val="0"/>
          <w:marRight w:val="0"/>
          <w:marTop w:val="0"/>
          <w:marBottom w:val="0"/>
          <w:divBdr>
            <w:top w:val="none" w:sz="0" w:space="0" w:color="auto"/>
            <w:left w:val="none" w:sz="0" w:space="0" w:color="auto"/>
            <w:bottom w:val="none" w:sz="0" w:space="0" w:color="auto"/>
            <w:right w:val="none" w:sz="0" w:space="0" w:color="auto"/>
          </w:divBdr>
        </w:div>
        <w:div w:id="1099983975">
          <w:marLeft w:val="0"/>
          <w:marRight w:val="0"/>
          <w:marTop w:val="0"/>
          <w:marBottom w:val="0"/>
          <w:divBdr>
            <w:top w:val="none" w:sz="0" w:space="0" w:color="auto"/>
            <w:left w:val="none" w:sz="0" w:space="0" w:color="auto"/>
            <w:bottom w:val="none" w:sz="0" w:space="0" w:color="auto"/>
            <w:right w:val="none" w:sz="0" w:space="0" w:color="auto"/>
          </w:divBdr>
        </w:div>
        <w:div w:id="1127509427">
          <w:marLeft w:val="0"/>
          <w:marRight w:val="0"/>
          <w:marTop w:val="0"/>
          <w:marBottom w:val="0"/>
          <w:divBdr>
            <w:top w:val="none" w:sz="0" w:space="0" w:color="auto"/>
            <w:left w:val="none" w:sz="0" w:space="0" w:color="auto"/>
            <w:bottom w:val="none" w:sz="0" w:space="0" w:color="auto"/>
            <w:right w:val="none" w:sz="0" w:space="0" w:color="auto"/>
          </w:divBdr>
        </w:div>
        <w:div w:id="1148590848">
          <w:marLeft w:val="0"/>
          <w:marRight w:val="0"/>
          <w:marTop w:val="0"/>
          <w:marBottom w:val="0"/>
          <w:divBdr>
            <w:top w:val="none" w:sz="0" w:space="0" w:color="auto"/>
            <w:left w:val="none" w:sz="0" w:space="0" w:color="auto"/>
            <w:bottom w:val="none" w:sz="0" w:space="0" w:color="auto"/>
            <w:right w:val="none" w:sz="0" w:space="0" w:color="auto"/>
          </w:divBdr>
        </w:div>
        <w:div w:id="1388458263">
          <w:marLeft w:val="0"/>
          <w:marRight w:val="0"/>
          <w:marTop w:val="0"/>
          <w:marBottom w:val="0"/>
          <w:divBdr>
            <w:top w:val="none" w:sz="0" w:space="0" w:color="auto"/>
            <w:left w:val="none" w:sz="0" w:space="0" w:color="auto"/>
            <w:bottom w:val="none" w:sz="0" w:space="0" w:color="auto"/>
            <w:right w:val="none" w:sz="0" w:space="0" w:color="auto"/>
          </w:divBdr>
        </w:div>
        <w:div w:id="1602378770">
          <w:marLeft w:val="0"/>
          <w:marRight w:val="0"/>
          <w:marTop w:val="0"/>
          <w:marBottom w:val="0"/>
          <w:divBdr>
            <w:top w:val="none" w:sz="0" w:space="0" w:color="auto"/>
            <w:left w:val="none" w:sz="0" w:space="0" w:color="auto"/>
            <w:bottom w:val="none" w:sz="0" w:space="0" w:color="auto"/>
            <w:right w:val="none" w:sz="0" w:space="0" w:color="auto"/>
          </w:divBdr>
        </w:div>
        <w:div w:id="1666011109">
          <w:marLeft w:val="0"/>
          <w:marRight w:val="0"/>
          <w:marTop w:val="0"/>
          <w:marBottom w:val="0"/>
          <w:divBdr>
            <w:top w:val="none" w:sz="0" w:space="0" w:color="auto"/>
            <w:left w:val="none" w:sz="0" w:space="0" w:color="auto"/>
            <w:bottom w:val="none" w:sz="0" w:space="0" w:color="auto"/>
            <w:right w:val="none" w:sz="0" w:space="0" w:color="auto"/>
          </w:divBdr>
        </w:div>
        <w:div w:id="1897082279">
          <w:marLeft w:val="0"/>
          <w:marRight w:val="0"/>
          <w:marTop w:val="0"/>
          <w:marBottom w:val="0"/>
          <w:divBdr>
            <w:top w:val="none" w:sz="0" w:space="0" w:color="auto"/>
            <w:left w:val="none" w:sz="0" w:space="0" w:color="auto"/>
            <w:bottom w:val="none" w:sz="0" w:space="0" w:color="auto"/>
            <w:right w:val="none" w:sz="0" w:space="0" w:color="auto"/>
          </w:divBdr>
        </w:div>
      </w:divsChild>
    </w:div>
    <w:div w:id="548689157">
      <w:bodyDiv w:val="1"/>
      <w:marLeft w:val="0"/>
      <w:marRight w:val="0"/>
      <w:marTop w:val="0"/>
      <w:marBottom w:val="0"/>
      <w:divBdr>
        <w:top w:val="none" w:sz="0" w:space="0" w:color="auto"/>
        <w:left w:val="none" w:sz="0" w:space="0" w:color="auto"/>
        <w:bottom w:val="none" w:sz="0" w:space="0" w:color="auto"/>
        <w:right w:val="none" w:sz="0" w:space="0" w:color="auto"/>
      </w:divBdr>
    </w:div>
    <w:div w:id="596795150">
      <w:bodyDiv w:val="1"/>
      <w:marLeft w:val="0"/>
      <w:marRight w:val="0"/>
      <w:marTop w:val="0"/>
      <w:marBottom w:val="0"/>
      <w:divBdr>
        <w:top w:val="none" w:sz="0" w:space="0" w:color="auto"/>
        <w:left w:val="none" w:sz="0" w:space="0" w:color="auto"/>
        <w:bottom w:val="none" w:sz="0" w:space="0" w:color="auto"/>
        <w:right w:val="none" w:sz="0" w:space="0" w:color="auto"/>
      </w:divBdr>
    </w:div>
    <w:div w:id="601843938">
      <w:bodyDiv w:val="1"/>
      <w:marLeft w:val="0"/>
      <w:marRight w:val="0"/>
      <w:marTop w:val="0"/>
      <w:marBottom w:val="0"/>
      <w:divBdr>
        <w:top w:val="none" w:sz="0" w:space="0" w:color="auto"/>
        <w:left w:val="none" w:sz="0" w:space="0" w:color="auto"/>
        <w:bottom w:val="none" w:sz="0" w:space="0" w:color="auto"/>
        <w:right w:val="none" w:sz="0" w:space="0" w:color="auto"/>
      </w:divBdr>
    </w:div>
    <w:div w:id="744423680">
      <w:bodyDiv w:val="1"/>
      <w:marLeft w:val="0"/>
      <w:marRight w:val="0"/>
      <w:marTop w:val="0"/>
      <w:marBottom w:val="0"/>
      <w:divBdr>
        <w:top w:val="none" w:sz="0" w:space="0" w:color="auto"/>
        <w:left w:val="none" w:sz="0" w:space="0" w:color="auto"/>
        <w:bottom w:val="none" w:sz="0" w:space="0" w:color="auto"/>
        <w:right w:val="none" w:sz="0" w:space="0" w:color="auto"/>
      </w:divBdr>
    </w:div>
    <w:div w:id="957836994">
      <w:bodyDiv w:val="1"/>
      <w:marLeft w:val="0"/>
      <w:marRight w:val="0"/>
      <w:marTop w:val="0"/>
      <w:marBottom w:val="0"/>
      <w:divBdr>
        <w:top w:val="none" w:sz="0" w:space="0" w:color="auto"/>
        <w:left w:val="none" w:sz="0" w:space="0" w:color="auto"/>
        <w:bottom w:val="none" w:sz="0" w:space="0" w:color="auto"/>
        <w:right w:val="none" w:sz="0" w:space="0" w:color="auto"/>
      </w:divBdr>
    </w:div>
    <w:div w:id="1240015500">
      <w:bodyDiv w:val="1"/>
      <w:marLeft w:val="0"/>
      <w:marRight w:val="0"/>
      <w:marTop w:val="0"/>
      <w:marBottom w:val="0"/>
      <w:divBdr>
        <w:top w:val="none" w:sz="0" w:space="0" w:color="auto"/>
        <w:left w:val="none" w:sz="0" w:space="0" w:color="auto"/>
        <w:bottom w:val="none" w:sz="0" w:space="0" w:color="auto"/>
        <w:right w:val="none" w:sz="0" w:space="0" w:color="auto"/>
      </w:divBdr>
    </w:div>
    <w:div w:id="1322348934">
      <w:bodyDiv w:val="1"/>
      <w:marLeft w:val="0"/>
      <w:marRight w:val="0"/>
      <w:marTop w:val="0"/>
      <w:marBottom w:val="0"/>
      <w:divBdr>
        <w:top w:val="none" w:sz="0" w:space="0" w:color="auto"/>
        <w:left w:val="none" w:sz="0" w:space="0" w:color="auto"/>
        <w:bottom w:val="none" w:sz="0" w:space="0" w:color="auto"/>
        <w:right w:val="none" w:sz="0" w:space="0" w:color="auto"/>
      </w:divBdr>
    </w:div>
    <w:div w:id="1377705639">
      <w:bodyDiv w:val="1"/>
      <w:marLeft w:val="0"/>
      <w:marRight w:val="0"/>
      <w:marTop w:val="0"/>
      <w:marBottom w:val="0"/>
      <w:divBdr>
        <w:top w:val="none" w:sz="0" w:space="0" w:color="auto"/>
        <w:left w:val="none" w:sz="0" w:space="0" w:color="auto"/>
        <w:bottom w:val="none" w:sz="0" w:space="0" w:color="auto"/>
        <w:right w:val="none" w:sz="0" w:space="0" w:color="auto"/>
      </w:divBdr>
    </w:div>
    <w:div w:id="1401292911">
      <w:bodyDiv w:val="1"/>
      <w:marLeft w:val="0"/>
      <w:marRight w:val="0"/>
      <w:marTop w:val="0"/>
      <w:marBottom w:val="0"/>
      <w:divBdr>
        <w:top w:val="none" w:sz="0" w:space="0" w:color="auto"/>
        <w:left w:val="none" w:sz="0" w:space="0" w:color="auto"/>
        <w:bottom w:val="none" w:sz="0" w:space="0" w:color="auto"/>
        <w:right w:val="none" w:sz="0" w:space="0" w:color="auto"/>
      </w:divBdr>
    </w:div>
    <w:div w:id="1429539610">
      <w:bodyDiv w:val="1"/>
      <w:marLeft w:val="0"/>
      <w:marRight w:val="0"/>
      <w:marTop w:val="0"/>
      <w:marBottom w:val="0"/>
      <w:divBdr>
        <w:top w:val="none" w:sz="0" w:space="0" w:color="auto"/>
        <w:left w:val="none" w:sz="0" w:space="0" w:color="auto"/>
        <w:bottom w:val="none" w:sz="0" w:space="0" w:color="auto"/>
        <w:right w:val="none" w:sz="0" w:space="0" w:color="auto"/>
      </w:divBdr>
    </w:div>
    <w:div w:id="1717965237">
      <w:bodyDiv w:val="1"/>
      <w:marLeft w:val="0"/>
      <w:marRight w:val="0"/>
      <w:marTop w:val="0"/>
      <w:marBottom w:val="0"/>
      <w:divBdr>
        <w:top w:val="none" w:sz="0" w:space="0" w:color="auto"/>
        <w:left w:val="none" w:sz="0" w:space="0" w:color="auto"/>
        <w:bottom w:val="none" w:sz="0" w:space="0" w:color="auto"/>
        <w:right w:val="none" w:sz="0" w:space="0" w:color="auto"/>
      </w:divBdr>
    </w:div>
    <w:div w:id="1730877763">
      <w:bodyDiv w:val="1"/>
      <w:marLeft w:val="0"/>
      <w:marRight w:val="0"/>
      <w:marTop w:val="0"/>
      <w:marBottom w:val="0"/>
      <w:divBdr>
        <w:top w:val="none" w:sz="0" w:space="0" w:color="auto"/>
        <w:left w:val="none" w:sz="0" w:space="0" w:color="auto"/>
        <w:bottom w:val="none" w:sz="0" w:space="0" w:color="auto"/>
        <w:right w:val="none" w:sz="0" w:space="0" w:color="auto"/>
      </w:divBdr>
    </w:div>
    <w:div w:id="195147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monograff76.wordpress.com/2015/02/24/developing-a-drag-and-drop-ui-in-javafx-part-4-drag-and-drop/"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www.w3schools.com/xml/" TargetMode="External"/><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image" Target="media/image18.sv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kosek.cz/xml/schema/wxs.htm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Graphical_user_interfac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code.makery.ch/blog/javafx-dialogs-official/" TargetMode="External"/><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http://www.w3.org/2001/XMLSchema-instance" TargetMode="External"/><Relationship Id="rId19" Type="http://schemas.openxmlformats.org/officeDocument/2006/relationships/image" Target="media/image8.png"/><Relationship Id="rId31" Type="http://schemas.openxmlformats.org/officeDocument/2006/relationships/image" Target="media/image20.sv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fxexperience.com/controlsfx/"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Pav12</b:Tag>
    <b:SourceType>Book</b:SourceType>
    <b:Guid>{C924E877-A988-402F-AF9C-24EC9A4333AA}</b:Guid>
    <b:Author>
      <b:Author>
        <b:NameList>
          <b:Person>
            <b:Last>Herout</b:Last>
            <b:First>Pavel</b:First>
          </b:Person>
        </b:NameList>
      </b:Author>
    </b:Author>
    <b:Title>Java a XML</b:Title>
    <b:Year>2012</b:Year>
    <b:City>České Budějovice</b:City>
    <b:Publisher>KOPP</b:Publisher>
    <b:StandardNumber>ISBN 978-80-7232-307-4</b:StandardNumber>
    <b:RefOrder>1</b:RefOrder>
  </b:Source>
  <b:Source>
    <b:Tag>Jam12</b:Tag>
    <b:SourceType>Book</b:SourceType>
    <b:Guid>{41AE26CC-FA29-4C7F-93CB-CB1DBE8E1B2A}</b:Guid>
    <b:Author>
      <b:Author>
        <b:NameList>
          <b:Person>
            <b:Last>James L. Weaver</b:Last>
            <b:First>Weiqi</b:First>
            <b:Middle>Gao, Stephen Chin, Dean Iverson</b:Middle>
          </b:Person>
        </b:NameList>
      </b:Author>
    </b:Author>
    <b:Title>Pro JavaFX 2</b:Title>
    <b:Year>2012</b:Year>
    <b:Publisher>Apress</b:Publisher>
    <b:StandardNumber>ISBN 978-1-4302-6872-7</b:StandardNumber>
    <b:RefOrder>2</b:RefOrder>
  </b:Source>
  <b:Source>
    <b:Tag>Jas00</b:Tag>
    <b:SourceType>InternetSite</b:SourceType>
    <b:Guid>{4C33FC0E-543C-4DC8-B74B-3D2EE7BDAED5}</b:Guid>
    <b:Title>Javaworld</b:Title>
    <b:Year>2000</b:Year>
    <b:Author>
      <b:Author>
        <b:NameList>
          <b:Person>
            <b:Last>Mclaughlin</b:Last>
            <b:First>Jason</b:First>
            <b:Middle>Hunter and Brett</b:Middle>
          </b:Person>
        </b:NameList>
      </b:Author>
    </b:Author>
    <b:InternetSiteTitle>Javaworld</b:InternetSiteTitle>
    <b:Month>5</b:Month>
    <b:Day>18</b:Day>
    <b:YearAccessed>2016</b:YearAccessed>
    <b:MonthAccessed>11</b:MonthAccessed>
    <b:DayAccessed>13</b:DayAccessed>
    <b:URL>http://www.javaworld.com/article/2076294/java-se/easy-java-xml-integration-with-jdom--part-1.html</b:URL>
    <b:RefOrder>3</b:RefOrder>
  </b:Source>
  <b:Source>
    <b:Tag>Lip</b:Tag>
    <b:SourceType>ElectronicSource</b:SourceType>
    <b:Guid>{EC3AC4F6-4FB1-47DB-988A-72578AD0FC31}</b:Guid>
    <b:Author>
      <b:Author>
        <b:NameList>
          <b:Person>
            <b:Last>Lipka</b:Last>
            <b:First>Richard</b:First>
          </b:Person>
        </b:NameList>
      </b:Author>
    </b:Author>
    <b:Title>Úvod do JavaFX</b:Title>
    <b:RefOrder>4</b:RefOrder>
  </b:Source>
  <b:Source>
    <b:Tag>Iri</b:Tag>
    <b:SourceType>DocumentFromInternetSite</b:SourceType>
    <b:Guid>{4BD59BA0-A768-4D46-80F3-5B34D0E1F16B}</b:Guid>
    <b:Title>http://docs.oracle.com</b:Title>
    <b:Author>
      <b:Author>
        <b:NameList>
          <b:Person>
            <b:Last>Fedortsova</b:Last>
            <b:First>Irina</b:First>
          </b:Person>
        </b:NameList>
      </b:Author>
    </b:Author>
    <b:InternetSiteTitle>http://docs.oracle.com</b:InternetSiteTitle>
    <b:URL>http://docs.oracle.com/javafx/2/fxml_get_started/why_use_fxml.htm#CHDCHIBE</b:URL>
    <b:RefOrder>5</b:RefOrder>
  </b:Source>
  <b:Source>
    <b:Tag>ecl</b:Tag>
    <b:SourceType>DocumentFromInternetSite</b:SourceType>
    <b:Guid>{12897290-BBFA-4492-B886-EB361D80145A}</b:Guid>
    <b:Title>eclipse.org</b:Title>
    <b:InternetSiteTitle>eclipse.org</b:InternetSiteTitle>
    <b:URL>https://eclipse.org/epf/general/EPFComposerOverviewPart1.pdf</b:URL>
    <b:Author>
      <b:Author>
        <b:NameList>
          <b:Person>
            <b:Last>Haumer</b:Last>
            <b:First>Dr.</b:First>
            <b:Middle>Peter</b:Middle>
          </b:Person>
        </b:NameList>
      </b:Author>
    </b:Author>
    <b:Year>2007</b:Year>
    <b:Month>4</b:Month>
    <b:RefOrder>6</b:RefOrder>
  </b:Source>
</b:Sources>
</file>

<file path=customXml/itemProps1.xml><?xml version="1.0" encoding="utf-8"?>
<ds:datastoreItem xmlns:ds="http://schemas.openxmlformats.org/officeDocument/2006/customXml" ds:itemID="{397B3DE5-AD0B-4963-8F3D-97C69242F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9610</Words>
  <Characters>56701</Characters>
  <Application>Microsoft Office Word</Application>
  <DocSecurity>0</DocSecurity>
  <Lines>472</Lines>
  <Paragraphs>132</Paragraphs>
  <ScaleCrop>false</ScaleCrop>
  <HeadingPairs>
    <vt:vector size="4" baseType="variant">
      <vt:variant>
        <vt:lpstr>Název</vt:lpstr>
      </vt:variant>
      <vt:variant>
        <vt:i4>1</vt:i4>
      </vt:variant>
      <vt:variant>
        <vt:lpstr>Oslovení</vt:lpstr>
      </vt:variant>
      <vt:variant>
        <vt:i4>1</vt:i4>
      </vt:variant>
    </vt:vector>
  </HeadingPairs>
  <TitlesOfParts>
    <vt:vector size="2" baseType="lpstr">
      <vt:lpstr/>
      <vt:lpstr/>
    </vt:vector>
  </TitlesOfParts>
  <Company/>
  <LinksUpToDate>false</LinksUpToDate>
  <CharactersWithSpaces>66179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Václav Janoch</dc:creator>
  <cp:keywords/>
  <dc:description/>
  <cp:lastModifiedBy>Václav Janoch</cp:lastModifiedBy>
  <cp:revision>4</cp:revision>
  <cp:lastPrinted>2017-05-01T11:37:00Z</cp:lastPrinted>
  <dcterms:created xsi:type="dcterms:W3CDTF">2017-05-01T16:29:00Z</dcterms:created>
  <dcterms:modified xsi:type="dcterms:W3CDTF">2017-05-01T16:35:00Z</dcterms:modified>
</cp:coreProperties>
</file>